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946" w:type="dxa"/>
        <w:tblBorders>
          <w:bottom w:val="thickThinSmallGap" w:sz="24" w:space="0" w:color="auto"/>
          <w:insideH w:val="thickThin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8"/>
        <w:gridCol w:w="3438"/>
      </w:tblGrid>
      <w:tr w:rsidR="00B94483">
        <w:tc>
          <w:tcPr>
            <w:tcW w:w="5508" w:type="dxa"/>
            <w:vAlign w:val="center"/>
          </w:tcPr>
          <w:p w:rsidR="00B94483" w:rsidRDefault="00707DC4">
            <w:pPr>
              <w:ind w:left="480" w:firstLine="480"/>
            </w:pPr>
            <w:r>
              <w:rPr>
                <w:noProof/>
              </w:rPr>
              <w:drawing>
                <wp:inline distT="0" distB="0" distL="0" distR="0">
                  <wp:extent cx="1560873" cy="572202"/>
                  <wp:effectExtent l="0" t="0" r="0" b="0"/>
                  <wp:docPr id="20031827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182745" name="Imagen 200318274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407" cy="585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8" w:type="dxa"/>
          </w:tcPr>
          <w:p w:rsidR="00B94483" w:rsidRDefault="00496BC2">
            <w:r>
              <w:rPr>
                <w:rFonts w:hint="eastAsia"/>
              </w:rPr>
              <w:t xml:space="preserve">Confidentiality: </w:t>
            </w:r>
          </w:p>
          <w:p w:rsidR="00B94483" w:rsidRDefault="00496BC2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1266190</wp:posOffset>
                  </wp:positionH>
                  <wp:positionV relativeFrom="paragraph">
                    <wp:posOffset>-878205</wp:posOffset>
                  </wp:positionV>
                  <wp:extent cx="723900" cy="409575"/>
                  <wp:effectExtent l="0" t="0" r="0" b="9525"/>
                  <wp:wrapThrough wrapText="bothSides">
                    <wp:wrapPolygon edited="0">
                      <wp:start x="0" y="0"/>
                      <wp:lineTo x="0" y="20394"/>
                      <wp:lineTo x="21032" y="20394"/>
                      <wp:lineTo x="21032" y="0"/>
                      <wp:lineTo x="0" y="0"/>
                    </wp:wrapPolygon>
                  </wp:wrapThrough>
                  <wp:docPr id="1" name="图片 8" descr="C:\Users\Administrator\AppData\Roaming\Tencent\Users\1871180209\QQ\WinTemp\RichOle\PQ_LF@LCHL67MT~%(1UZ(F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8" descr="C:\Users\Administrator\AppData\Roaming\Tencent\Users\1871180209\QQ\WinTemp\RichOle\PQ_LF@LCHL67MT~%(1UZ(FC.jp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409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B94483" w:rsidRDefault="00B94483">
      <w:pPr>
        <w:ind w:left="480" w:firstLine="480"/>
      </w:pPr>
    </w:p>
    <w:p w:rsidR="00B94483" w:rsidRDefault="00B94483">
      <w:pPr>
        <w:ind w:left="480" w:firstLine="480"/>
      </w:pPr>
    </w:p>
    <w:p w:rsidR="00B94483" w:rsidRDefault="00B94483">
      <w:pPr>
        <w:ind w:left="480" w:firstLine="480"/>
      </w:pPr>
    </w:p>
    <w:p w:rsidR="00B94483" w:rsidRDefault="00B94483">
      <w:pPr>
        <w:spacing w:line="0" w:lineRule="atLeast"/>
        <w:ind w:left="1160"/>
        <w:rPr>
          <w:rFonts w:ascii="Arial" w:eastAsia="Arial" w:hAnsi="Arial"/>
          <w:b/>
          <w:sz w:val="36"/>
        </w:rPr>
      </w:pPr>
    </w:p>
    <w:p w:rsidR="00B94483" w:rsidRDefault="00707DC4">
      <w:pPr>
        <w:spacing w:line="0" w:lineRule="atLeast"/>
        <w:ind w:left="1160"/>
        <w:jc w:val="center"/>
        <w:rPr>
          <w:rFonts w:ascii="Arial" w:eastAsia="Arial" w:hAnsi="Arial"/>
          <w:b/>
          <w:sz w:val="36"/>
        </w:rPr>
      </w:pPr>
      <w:proofErr w:type="spellStart"/>
      <w:r>
        <w:rPr>
          <w:rFonts w:ascii="Arial" w:eastAsia="Arial" w:hAnsi="Arial"/>
          <w:b/>
          <w:sz w:val="36"/>
        </w:rPr>
        <w:t>MIOeSIM</w:t>
      </w:r>
      <w:proofErr w:type="spellEnd"/>
    </w:p>
    <w:p w:rsidR="00B94483" w:rsidRDefault="00B94483">
      <w:pPr>
        <w:spacing w:line="0" w:lineRule="atLeast"/>
        <w:ind w:left="1160"/>
        <w:jc w:val="center"/>
        <w:rPr>
          <w:rFonts w:ascii="Arial" w:eastAsia="Arial" w:hAnsi="Arial"/>
          <w:b/>
          <w:sz w:val="36"/>
        </w:rPr>
      </w:pPr>
    </w:p>
    <w:p w:rsidR="00B94483" w:rsidRDefault="00496BC2">
      <w:pPr>
        <w:spacing w:line="0" w:lineRule="atLeast"/>
        <w:ind w:left="1160"/>
        <w:jc w:val="center"/>
        <w:rPr>
          <w:rFonts w:ascii="Arial" w:eastAsia="Arial" w:hAnsi="Arial"/>
          <w:b/>
          <w:sz w:val="36"/>
        </w:rPr>
      </w:pPr>
      <w:r>
        <w:rPr>
          <w:rFonts w:ascii="Arial" w:eastAsia="Arial" w:hAnsi="Arial"/>
          <w:b/>
          <w:sz w:val="36"/>
        </w:rPr>
        <w:t>ESIM API Documentation</w:t>
      </w:r>
    </w:p>
    <w:p w:rsidR="00B94483" w:rsidRDefault="00B94483">
      <w:pPr>
        <w:spacing w:line="0" w:lineRule="atLeast"/>
        <w:ind w:left="1160"/>
        <w:rPr>
          <w:rFonts w:ascii="Arial" w:eastAsia="Arial" w:hAnsi="Arial"/>
          <w:b/>
          <w:sz w:val="36"/>
        </w:rPr>
      </w:pPr>
    </w:p>
    <w:p w:rsidR="00B94483" w:rsidRDefault="00B94483">
      <w:pPr>
        <w:spacing w:line="200" w:lineRule="exact"/>
        <w:rPr>
          <w:rFonts w:ascii="Times New Roman" w:eastAsia="Times New Roman" w:hAnsi="Times New Roman"/>
        </w:rPr>
      </w:pPr>
    </w:p>
    <w:p w:rsidR="00B94483" w:rsidRDefault="00B94483">
      <w:pPr>
        <w:spacing w:line="200" w:lineRule="exact"/>
        <w:rPr>
          <w:rFonts w:ascii="Times New Roman" w:eastAsia="Times New Roman" w:hAnsi="Times New Roman"/>
        </w:rPr>
      </w:pPr>
    </w:p>
    <w:p w:rsidR="00B94483" w:rsidRDefault="00B94483">
      <w:pPr>
        <w:spacing w:line="200" w:lineRule="exact"/>
        <w:rPr>
          <w:rFonts w:ascii="Times New Roman" w:eastAsia="Times New Roman" w:hAnsi="Times New Roman"/>
        </w:rPr>
      </w:pPr>
    </w:p>
    <w:p w:rsidR="00B94483" w:rsidRDefault="00B94483">
      <w:pPr>
        <w:spacing w:line="200" w:lineRule="exact"/>
        <w:rPr>
          <w:rFonts w:ascii="Times New Roman" w:eastAsia="Times New Roman" w:hAnsi="Times New Roman"/>
        </w:rPr>
      </w:pPr>
    </w:p>
    <w:p w:rsidR="00B94483" w:rsidRDefault="00B94483">
      <w:pPr>
        <w:spacing w:line="200" w:lineRule="exact"/>
        <w:rPr>
          <w:rFonts w:ascii="Times New Roman" w:eastAsia="Times New Roman" w:hAnsi="Times New Roman"/>
        </w:rPr>
      </w:pPr>
    </w:p>
    <w:p w:rsidR="00B94483" w:rsidRDefault="00B94483">
      <w:pPr>
        <w:spacing w:line="200" w:lineRule="exact"/>
        <w:rPr>
          <w:rFonts w:ascii="Times New Roman" w:eastAsia="Times New Roman" w:hAnsi="Times New Roman"/>
        </w:rPr>
      </w:pPr>
    </w:p>
    <w:p w:rsidR="00B94483" w:rsidRDefault="00B94483">
      <w:pPr>
        <w:spacing w:line="200" w:lineRule="exact"/>
        <w:rPr>
          <w:rFonts w:ascii="Times New Roman" w:eastAsia="Times New Roman" w:hAnsi="Times New Roman"/>
        </w:rPr>
      </w:pPr>
    </w:p>
    <w:p w:rsidR="00B94483" w:rsidRDefault="00B94483">
      <w:pPr>
        <w:spacing w:line="200" w:lineRule="exact"/>
        <w:rPr>
          <w:rFonts w:ascii="Times New Roman" w:eastAsia="Times New Roman" w:hAnsi="Times New Roman"/>
        </w:rPr>
      </w:pPr>
    </w:p>
    <w:p w:rsidR="00B94483" w:rsidRDefault="00B94483">
      <w:pPr>
        <w:spacing w:line="200" w:lineRule="exact"/>
        <w:rPr>
          <w:rFonts w:ascii="Times New Roman" w:eastAsia="Times New Roman" w:hAnsi="Times New Roman"/>
        </w:rPr>
      </w:pPr>
    </w:p>
    <w:p w:rsidR="00B94483" w:rsidRDefault="00B94483">
      <w:pPr>
        <w:spacing w:line="311" w:lineRule="exact"/>
        <w:rPr>
          <w:rFonts w:ascii="Times New Roman" w:eastAsia="Times New Roman" w:hAnsi="Times New Roman"/>
        </w:rPr>
      </w:pPr>
    </w:p>
    <w:p w:rsidR="00B94483" w:rsidRDefault="00707DC4" w:rsidP="00E10D8B">
      <w:pPr>
        <w:spacing w:line="0" w:lineRule="atLeast"/>
        <w:ind w:left="1160" w:firstLineChars="400" w:firstLine="1468"/>
        <w:rPr>
          <w:rFonts w:ascii="Arial" w:eastAsia="Arial" w:hAnsi="Arial"/>
          <w:b/>
          <w:sz w:val="36"/>
        </w:rPr>
      </w:pPr>
      <w:r>
        <w:rPr>
          <w:rFonts w:ascii="Arial" w:eastAsia="Arial" w:hAnsi="Arial"/>
          <w:b/>
          <w:sz w:val="36"/>
        </w:rPr>
        <w:t>MIO Experience Europe SL</w:t>
      </w:r>
    </w:p>
    <w:p w:rsidR="00B94483" w:rsidRDefault="00B94483">
      <w:pPr>
        <w:ind w:left="480" w:firstLine="480"/>
      </w:pPr>
    </w:p>
    <w:p w:rsidR="00B94483" w:rsidRDefault="00B94483">
      <w:pPr>
        <w:ind w:left="480" w:firstLine="480"/>
      </w:pPr>
    </w:p>
    <w:p w:rsidR="00B94483" w:rsidRDefault="00B94483">
      <w:pPr>
        <w:ind w:left="480" w:firstLine="480"/>
      </w:pPr>
    </w:p>
    <w:p w:rsidR="00B94483" w:rsidRDefault="00B94483">
      <w:pPr>
        <w:ind w:left="480" w:firstLine="480"/>
      </w:pPr>
    </w:p>
    <w:p w:rsidR="00B94483" w:rsidRDefault="00B94483">
      <w:pPr>
        <w:ind w:left="480" w:firstLine="480"/>
      </w:pPr>
    </w:p>
    <w:p w:rsidR="00B94483" w:rsidRDefault="00B94483">
      <w:pPr>
        <w:ind w:left="480" w:firstLine="480"/>
      </w:pPr>
    </w:p>
    <w:p w:rsidR="00B94483" w:rsidRDefault="00B94483">
      <w:pPr>
        <w:ind w:left="480" w:firstLine="480"/>
      </w:pPr>
    </w:p>
    <w:p w:rsidR="00B94483" w:rsidRDefault="00B94483">
      <w:pPr>
        <w:ind w:left="480" w:firstLine="480"/>
      </w:pPr>
    </w:p>
    <w:p w:rsidR="00B94483" w:rsidRDefault="00B94483">
      <w:pPr>
        <w:ind w:left="480" w:firstLine="480"/>
      </w:pPr>
    </w:p>
    <w:p w:rsidR="00B94483" w:rsidRDefault="00B94483">
      <w:pPr>
        <w:ind w:left="480" w:firstLine="480"/>
      </w:pPr>
    </w:p>
    <w:p w:rsidR="00B94483" w:rsidRDefault="00B94483">
      <w:pPr>
        <w:ind w:left="480" w:firstLine="480"/>
        <w:sectPr w:rsidR="00B9448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588" w:bottom="1440" w:left="1588" w:header="851" w:footer="357" w:gutter="0"/>
          <w:pgNumType w:fmt="upperRoman" w:start="1"/>
          <w:cols w:space="720"/>
          <w:titlePg/>
          <w:docGrid w:type="linesAndChars" w:linePitch="312"/>
        </w:sectPr>
      </w:pPr>
    </w:p>
    <w:p w:rsidR="00B94483" w:rsidRDefault="00496BC2">
      <w:pPr>
        <w:pStyle w:val="a0"/>
        <w:ind w:left="480"/>
        <w:rPr>
          <w:color w:val="FF0000"/>
        </w:rPr>
      </w:pPr>
      <w:r>
        <w:rPr>
          <w:rFonts w:eastAsia="SimSun" w:hint="eastAsia"/>
          <w:color w:val="FF0000"/>
        </w:rPr>
        <w:lastRenderedPageBreak/>
        <w:t>T</w:t>
      </w:r>
      <w:r>
        <w:rPr>
          <w:rFonts w:hint="eastAsia"/>
          <w:color w:val="FF0000"/>
        </w:rPr>
        <w:t>able of Contents</w:t>
      </w:r>
    </w:p>
    <w:p w:rsidR="00B94483" w:rsidRDefault="00496BC2">
      <w:pPr>
        <w:pStyle w:val="TDC1"/>
        <w:tabs>
          <w:tab w:val="right" w:leader="dot" w:pos="8730"/>
        </w:tabs>
      </w:pPr>
      <w:r>
        <w:fldChar w:fldCharType="begin"/>
      </w:r>
      <w:r>
        <w:rPr>
          <w:rFonts w:hint="eastAsia"/>
        </w:rPr>
        <w:instrText>TOC \o "1-3" \h \z \u</w:instrText>
      </w:r>
      <w:r>
        <w:fldChar w:fldCharType="separate"/>
      </w:r>
      <w:hyperlink w:anchor="_Toc7157" w:history="1">
        <w:r>
          <w:rPr>
            <w:rFonts w:hint="eastAsia"/>
          </w:rPr>
          <w:t>1 Basic Information</w:t>
        </w:r>
        <w:r>
          <w:tab/>
        </w:r>
        <w:r>
          <w:fldChar w:fldCharType="begin"/>
        </w:r>
        <w:r>
          <w:instrText xml:space="preserve"> PAGEREF _Toc7157 \h </w:instrText>
        </w:r>
        <w:r>
          <w:fldChar w:fldCharType="separate"/>
        </w:r>
        <w:r>
          <w:t>7</w:t>
        </w:r>
        <w:r>
          <w:fldChar w:fldCharType="end"/>
        </w:r>
      </w:hyperlink>
    </w:p>
    <w:p w:rsidR="00B94483" w:rsidRDefault="00000000">
      <w:pPr>
        <w:pStyle w:val="TDC1"/>
        <w:tabs>
          <w:tab w:val="right" w:leader="dot" w:pos="8730"/>
        </w:tabs>
      </w:pPr>
      <w:hyperlink w:anchor="_Toc8354" w:history="1">
        <w:r w:rsidR="00496BC2">
          <w:rPr>
            <w:rFonts w:ascii="SimSun" w:eastAsia="SimSun" w:hAnsi="SimSun" w:cs="SimSun" w:hint="eastAsia"/>
          </w:rPr>
          <w:t xml:space="preserve">2 </w:t>
        </w:r>
        <w:r w:rsidR="00496BC2">
          <w:t>eSIM</w:t>
        </w:r>
        <w:r w:rsidR="00496BC2">
          <w:rPr>
            <w:rFonts w:ascii="SimSun" w:eastAsia="SimSun" w:hAnsi="SimSun" w:cs="SimSun" w:hint="eastAsia"/>
          </w:rPr>
          <w:t xml:space="preserve"> inter</w:t>
        </w:r>
        <w:r w:rsidR="00496BC2">
          <w:rPr>
            <w:rFonts w:ascii="SimSun" w:eastAsia="SimSun" w:hAnsi="SimSun" w:cs="SimSun"/>
          </w:rPr>
          <w:t>face</w:t>
        </w:r>
        <w:r w:rsidR="00496BC2">
          <w:tab/>
        </w:r>
        <w:r w:rsidR="00496BC2">
          <w:fldChar w:fldCharType="begin"/>
        </w:r>
        <w:r w:rsidR="00496BC2">
          <w:instrText xml:space="preserve"> PAGEREF _Toc8354 \h </w:instrText>
        </w:r>
        <w:r w:rsidR="00496BC2">
          <w:fldChar w:fldCharType="separate"/>
        </w:r>
        <w:r w:rsidR="00496BC2">
          <w:t>8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13024" w:history="1">
        <w:r w:rsidR="00496BC2">
          <w:rPr>
            <w:rFonts w:hint="eastAsia"/>
          </w:rPr>
          <w:t>2.1 Verification Information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_Toc13024 \h </w:instrText>
        </w:r>
        <w:r w:rsidR="00496BC2">
          <w:fldChar w:fldCharType="separate"/>
        </w:r>
        <w:r w:rsidR="00496BC2">
          <w:t>9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4471" w:history="1">
        <w:r w:rsidR="00496BC2">
          <w:rPr>
            <w:rFonts w:hint="eastAsia"/>
          </w:rPr>
          <w:t>2.1.1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_Toc14471 \h </w:instrText>
        </w:r>
        <w:r w:rsidR="00496BC2">
          <w:fldChar w:fldCharType="separate"/>
        </w:r>
        <w:r w:rsidR="00496BC2">
          <w:t>9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3268" w:history="1">
        <w:r w:rsidR="00496BC2">
          <w:rPr>
            <w:rFonts w:hint="eastAsia"/>
          </w:rPr>
          <w:t>2.1.2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_Toc23268 \h </w:instrText>
        </w:r>
        <w:r w:rsidR="00496BC2">
          <w:fldChar w:fldCharType="separate"/>
        </w:r>
        <w:r w:rsidR="00496BC2">
          <w:t>9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4711" w:history="1">
        <w:r w:rsidR="00496BC2">
          <w:rPr>
            <w:rFonts w:hint="eastAsia"/>
          </w:rPr>
          <w:t>2.1.3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_Toc24711 \h </w:instrText>
        </w:r>
        <w:r w:rsidR="00496BC2">
          <w:fldChar w:fldCharType="separate"/>
        </w:r>
        <w:r w:rsidR="00496BC2">
          <w:t>9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3663" w:history="1">
        <w:r w:rsidR="00496BC2">
          <w:rPr>
            <w:rFonts w:hint="eastAsia"/>
          </w:rPr>
          <w:t>2.1.4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_Toc13663 \h </w:instrText>
        </w:r>
        <w:r w:rsidR="00496BC2">
          <w:fldChar w:fldCharType="separate"/>
        </w:r>
        <w:r w:rsidR="00496BC2">
          <w:t>9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6834" w:history="1">
        <w:r w:rsidR="00496BC2">
          <w:rPr>
            <w:rFonts w:hint="eastAsia"/>
          </w:rPr>
          <w:t>2.1.5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_Toc16834 \h </w:instrText>
        </w:r>
        <w:r w:rsidR="00496BC2">
          <w:fldChar w:fldCharType="separate"/>
        </w:r>
        <w:r w:rsidR="00496BC2">
          <w:t>10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1860" w:history="1">
        <w:r w:rsidR="00496BC2">
          <w:rPr>
            <w:rFonts w:eastAsia="SimSun" w:hint="eastAsia"/>
          </w:rPr>
          <w:t>2.2 get</w:t>
        </w:r>
        <w:r w:rsidR="00496BC2">
          <w:rPr>
            <w:rFonts w:eastAsia="SimSun"/>
          </w:rPr>
          <w:t xml:space="preserve"> </w:t>
        </w:r>
        <w:r w:rsidR="00496BC2">
          <w:rPr>
            <w:rFonts w:eastAsia="SimSun" w:hint="eastAsia"/>
          </w:rPr>
          <w:t xml:space="preserve">eSIM </w:t>
        </w:r>
        <w:r w:rsidR="00496BC2">
          <w:rPr>
            <w:rFonts w:eastAsia="SimSun"/>
          </w:rPr>
          <w:t>SKU</w:t>
        </w:r>
        <w:r w:rsidR="00496BC2">
          <w:rPr>
            <w:rFonts w:eastAsia="SimSun" w:hint="eastAsia"/>
          </w:rPr>
          <w:t xml:space="preserve"> list</w:t>
        </w:r>
        <w:r w:rsidR="00496BC2">
          <w:tab/>
        </w:r>
        <w:r w:rsidR="00496BC2">
          <w:fldChar w:fldCharType="begin"/>
        </w:r>
        <w:r w:rsidR="00496BC2">
          <w:instrText xml:space="preserve"> PAGEREF _Toc1860 \h </w:instrText>
        </w:r>
        <w:r w:rsidR="00496BC2">
          <w:fldChar w:fldCharType="separate"/>
        </w:r>
        <w:r w:rsidR="00496BC2">
          <w:t>11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5229" w:history="1">
        <w:r w:rsidR="00496BC2">
          <w:rPr>
            <w:rFonts w:ascii="SimSun" w:eastAsia="SimSun" w:hAnsi="SimSun" w:cs="SimSun" w:hint="eastAsia"/>
          </w:rPr>
          <w:t>2.2.1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_Toc5229 \h </w:instrText>
        </w:r>
        <w:r w:rsidR="00496BC2">
          <w:fldChar w:fldCharType="separate"/>
        </w:r>
        <w:r w:rsidR="00496BC2">
          <w:t>11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5066" w:history="1">
        <w:r w:rsidR="00496BC2">
          <w:rPr>
            <w:rFonts w:ascii="SimSun" w:eastAsia="SimSun" w:hAnsi="SimSun" w:cs="SimSun" w:hint="eastAsia"/>
          </w:rPr>
          <w:t>2.2.2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_Toc15066 \h </w:instrText>
        </w:r>
        <w:r w:rsidR="00496BC2">
          <w:fldChar w:fldCharType="separate"/>
        </w:r>
        <w:r w:rsidR="00496BC2">
          <w:t>11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6888" w:history="1">
        <w:r w:rsidR="00496BC2">
          <w:rPr>
            <w:rFonts w:ascii="SimSun" w:eastAsia="SimSun" w:hAnsi="SimSun" w:cs="SimSun" w:hint="eastAsia"/>
          </w:rPr>
          <w:t>2.2.3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_Toc26888 \h </w:instrText>
        </w:r>
        <w:r w:rsidR="00496BC2">
          <w:fldChar w:fldCharType="separate"/>
        </w:r>
        <w:r w:rsidR="00496BC2">
          <w:t>11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6286" w:history="1">
        <w:r w:rsidR="00496BC2">
          <w:rPr>
            <w:rFonts w:ascii="SimSun" w:eastAsia="SimSun" w:hAnsi="SimSun" w:cs="SimSun" w:hint="eastAsia"/>
          </w:rPr>
          <w:t>2.2.4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_Toc6286 \h </w:instrText>
        </w:r>
        <w:r w:rsidR="00496BC2">
          <w:fldChar w:fldCharType="separate"/>
        </w:r>
        <w:r w:rsidR="00496BC2">
          <w:t>11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6505" w:history="1">
        <w:r w:rsidR="00496BC2">
          <w:rPr>
            <w:rFonts w:ascii="SimSun" w:eastAsia="SimSun" w:hAnsi="SimSun" w:cs="SimSun" w:hint="eastAsia"/>
          </w:rPr>
          <w:t>2.2.5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_Toc16505 \h </w:instrText>
        </w:r>
        <w:r w:rsidR="00496BC2">
          <w:fldChar w:fldCharType="separate"/>
        </w:r>
        <w:r w:rsidR="00496BC2">
          <w:t>12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14133" w:history="1">
        <w:r w:rsidR="00496BC2">
          <w:rPr>
            <w:rFonts w:eastAsia="SimSun" w:hint="eastAsia"/>
          </w:rPr>
          <w:t xml:space="preserve">2.3 </w:t>
        </w:r>
        <w:r w:rsidR="00496BC2">
          <w:rPr>
            <w:rFonts w:eastAsia="SimSun"/>
          </w:rPr>
          <w:t>Get SKUs and grouping them by continent</w:t>
        </w:r>
        <w:r w:rsidR="00496BC2">
          <w:tab/>
        </w:r>
        <w:r w:rsidR="00496BC2">
          <w:fldChar w:fldCharType="begin"/>
        </w:r>
        <w:r w:rsidR="00496BC2">
          <w:instrText xml:space="preserve"> PAGEREF _Toc14133 \h </w:instrText>
        </w:r>
        <w:r w:rsidR="00496BC2">
          <w:fldChar w:fldCharType="separate"/>
        </w:r>
        <w:r w:rsidR="00496BC2">
          <w:t>13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4539" w:history="1">
        <w:r w:rsidR="00496BC2">
          <w:rPr>
            <w:rFonts w:ascii="SimSun" w:eastAsia="SimSun" w:hAnsi="SimSun" w:cs="SimSun" w:hint="eastAsia"/>
          </w:rPr>
          <w:t>2.3.1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_Toc4539 \h </w:instrText>
        </w:r>
        <w:r w:rsidR="00496BC2">
          <w:fldChar w:fldCharType="separate"/>
        </w:r>
        <w:r w:rsidR="00496BC2">
          <w:t>13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6475" w:history="1">
        <w:r w:rsidR="00496BC2">
          <w:rPr>
            <w:rFonts w:ascii="SimSun" w:eastAsia="SimSun" w:hAnsi="SimSun" w:cs="SimSun" w:hint="eastAsia"/>
          </w:rPr>
          <w:t>2.3.2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_Toc26475 \h </w:instrText>
        </w:r>
        <w:r w:rsidR="00496BC2">
          <w:fldChar w:fldCharType="separate"/>
        </w:r>
        <w:r w:rsidR="00496BC2">
          <w:t>13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4673" w:history="1">
        <w:r w:rsidR="00496BC2">
          <w:rPr>
            <w:rFonts w:ascii="SimSun" w:eastAsia="SimSun" w:hAnsi="SimSun" w:cs="SimSun" w:hint="eastAsia"/>
          </w:rPr>
          <w:t>2.3.3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_Toc4673 \h </w:instrText>
        </w:r>
        <w:r w:rsidR="00496BC2">
          <w:fldChar w:fldCharType="separate"/>
        </w:r>
        <w:r w:rsidR="00496BC2">
          <w:t>13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5102" w:history="1">
        <w:r w:rsidR="00496BC2">
          <w:rPr>
            <w:rFonts w:ascii="SimSun" w:eastAsia="SimSun" w:hAnsi="SimSun" w:cs="SimSun" w:hint="eastAsia"/>
          </w:rPr>
          <w:t>2.3.4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_Toc15102 \h </w:instrText>
        </w:r>
        <w:r w:rsidR="00496BC2">
          <w:fldChar w:fldCharType="separate"/>
        </w:r>
        <w:r w:rsidR="00496BC2">
          <w:t>13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2321" w:history="1">
        <w:r w:rsidR="00496BC2">
          <w:rPr>
            <w:rFonts w:ascii="SimSun" w:eastAsia="SimSun" w:hAnsi="SimSun" w:cs="SimSun" w:hint="eastAsia"/>
          </w:rPr>
          <w:t>2.3.5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_Toc32321 \h </w:instrText>
        </w:r>
        <w:r w:rsidR="00496BC2">
          <w:fldChar w:fldCharType="separate"/>
        </w:r>
        <w:r w:rsidR="00496BC2">
          <w:t>14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4216" w:history="1">
        <w:r w:rsidR="00496BC2">
          <w:rPr>
            <w:rFonts w:eastAsia="SimSun" w:hint="eastAsia"/>
          </w:rPr>
          <w:t xml:space="preserve">2.4 </w:t>
        </w:r>
        <w:r w:rsidR="00496BC2">
          <w:rPr>
            <w:rFonts w:eastAsia="SimSun"/>
          </w:rPr>
          <w:t>Get the list of supported packages according to skuId</w:t>
        </w:r>
        <w:r w:rsidR="00496BC2">
          <w:tab/>
        </w:r>
        <w:r w:rsidR="00496BC2">
          <w:fldChar w:fldCharType="begin"/>
        </w:r>
        <w:r w:rsidR="00496BC2">
          <w:instrText xml:space="preserve"> PAGEREF _Toc4216 \h </w:instrText>
        </w:r>
        <w:r w:rsidR="00496BC2">
          <w:fldChar w:fldCharType="separate"/>
        </w:r>
        <w:r w:rsidR="00496BC2">
          <w:t>17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8560" w:history="1">
        <w:r w:rsidR="00496BC2">
          <w:rPr>
            <w:rFonts w:ascii="SimSun" w:eastAsia="SimSun" w:hAnsi="SimSun" w:cs="SimSun" w:hint="eastAsia"/>
          </w:rPr>
          <w:t>2.4.1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_Toc18560 \h </w:instrText>
        </w:r>
        <w:r w:rsidR="00496BC2">
          <w:fldChar w:fldCharType="separate"/>
        </w:r>
        <w:r w:rsidR="00496BC2">
          <w:t>17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151" w:history="1">
        <w:r w:rsidR="00496BC2">
          <w:rPr>
            <w:rFonts w:ascii="SimSun" w:eastAsia="SimSun" w:hAnsi="SimSun" w:cs="SimSun" w:hint="eastAsia"/>
          </w:rPr>
          <w:t>2.4.2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_Toc3151 \h </w:instrText>
        </w:r>
        <w:r w:rsidR="00496BC2">
          <w:fldChar w:fldCharType="separate"/>
        </w:r>
        <w:r w:rsidR="00496BC2">
          <w:t>17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5465" w:history="1">
        <w:r w:rsidR="00496BC2">
          <w:rPr>
            <w:rFonts w:ascii="SimSun" w:eastAsia="SimSun" w:hAnsi="SimSun" w:cs="SimSun" w:hint="eastAsia"/>
          </w:rPr>
          <w:t>2.4.3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_Toc5465 \h </w:instrText>
        </w:r>
        <w:r w:rsidR="00496BC2">
          <w:fldChar w:fldCharType="separate"/>
        </w:r>
        <w:r w:rsidR="00496BC2">
          <w:t>17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9766" w:history="1">
        <w:r w:rsidR="00496BC2">
          <w:rPr>
            <w:rFonts w:ascii="SimSun" w:eastAsia="SimSun" w:hAnsi="SimSun" w:cs="SimSun" w:hint="eastAsia"/>
          </w:rPr>
          <w:t>2.4.4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_Toc29766 \h </w:instrText>
        </w:r>
        <w:r w:rsidR="00496BC2">
          <w:fldChar w:fldCharType="separate"/>
        </w:r>
        <w:r w:rsidR="00496BC2">
          <w:t>17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7167" w:history="1">
        <w:r w:rsidR="00496BC2">
          <w:rPr>
            <w:rFonts w:ascii="SimSun" w:eastAsia="SimSun" w:hAnsi="SimSun" w:cs="SimSun" w:hint="eastAsia"/>
          </w:rPr>
          <w:t>2.4.5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_Toc17167 \h </w:instrText>
        </w:r>
        <w:r w:rsidR="00496BC2">
          <w:fldChar w:fldCharType="separate"/>
        </w:r>
        <w:r w:rsidR="00496BC2">
          <w:t>20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18166" w:history="1">
        <w:r w:rsidR="00496BC2">
          <w:rPr>
            <w:rFonts w:eastAsia="SimSun" w:hint="eastAsia"/>
          </w:rPr>
          <w:t>2.5 SIM card ordering (supports: eSIM and physical SIM cards)</w:t>
        </w:r>
        <w:r w:rsidR="00496BC2">
          <w:tab/>
        </w:r>
        <w:r w:rsidR="00496BC2">
          <w:fldChar w:fldCharType="begin"/>
        </w:r>
        <w:r w:rsidR="00496BC2">
          <w:instrText xml:space="preserve"> PAGEREF _Toc18166 \h </w:instrText>
        </w:r>
        <w:r w:rsidR="00496BC2">
          <w:fldChar w:fldCharType="separate"/>
        </w:r>
        <w:r w:rsidR="00496BC2">
          <w:t>24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4527" w:history="1">
        <w:r w:rsidR="00496BC2">
          <w:rPr>
            <w:rFonts w:ascii="SimSun" w:eastAsia="SimSun" w:hAnsi="SimSun" w:cs="SimSun" w:hint="eastAsia"/>
          </w:rPr>
          <w:t>2.5.1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_Toc4527 \h </w:instrText>
        </w:r>
        <w:r w:rsidR="00496BC2">
          <w:fldChar w:fldCharType="separate"/>
        </w:r>
        <w:r w:rsidR="00496BC2">
          <w:t>24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0886" w:history="1">
        <w:r w:rsidR="00496BC2">
          <w:rPr>
            <w:rFonts w:ascii="SimSun" w:eastAsia="SimSun" w:hAnsi="SimSun" w:cs="SimSun" w:hint="eastAsia"/>
          </w:rPr>
          <w:t>2.5.2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_Toc30886 \h </w:instrText>
        </w:r>
        <w:r w:rsidR="00496BC2">
          <w:fldChar w:fldCharType="separate"/>
        </w:r>
        <w:r w:rsidR="00496BC2">
          <w:t>24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0240" w:history="1">
        <w:r w:rsidR="00496BC2">
          <w:rPr>
            <w:rFonts w:ascii="SimSun" w:eastAsia="SimSun" w:hAnsi="SimSun" w:cs="SimSun" w:hint="eastAsia"/>
          </w:rPr>
          <w:t>2.5.3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_Toc20240 \h </w:instrText>
        </w:r>
        <w:r w:rsidR="00496BC2">
          <w:fldChar w:fldCharType="separate"/>
        </w:r>
        <w:r w:rsidR="00496BC2">
          <w:t>26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8388" w:history="1">
        <w:r w:rsidR="00496BC2">
          <w:rPr>
            <w:rFonts w:ascii="SimSun" w:eastAsia="SimSun" w:hAnsi="SimSun" w:cs="SimSun" w:hint="eastAsia"/>
          </w:rPr>
          <w:t>2.5.4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_Toc18388 \h </w:instrText>
        </w:r>
        <w:r w:rsidR="00496BC2">
          <w:fldChar w:fldCharType="separate"/>
        </w:r>
        <w:r w:rsidR="00496BC2">
          <w:t>26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0398" w:history="1">
        <w:r w:rsidR="00496BC2">
          <w:rPr>
            <w:rFonts w:ascii="SimSun" w:eastAsia="SimSun" w:hAnsi="SimSun" w:cs="SimSun" w:hint="eastAsia"/>
          </w:rPr>
          <w:t>2.5.5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_Toc20398 \h </w:instrText>
        </w:r>
        <w:r w:rsidR="00496BC2">
          <w:fldChar w:fldCharType="separate"/>
        </w:r>
        <w:r w:rsidR="00496BC2">
          <w:t>28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28451" w:history="1">
        <w:r w:rsidR="00496BC2">
          <w:rPr>
            <w:rFonts w:eastAsia="SimSun" w:hint="eastAsia"/>
          </w:rPr>
          <w:t xml:space="preserve">2.6 </w:t>
        </w:r>
        <w:r w:rsidR="00496BC2">
          <w:rPr>
            <w:rFonts w:eastAsia="SimSun"/>
          </w:rPr>
          <w:t>Get order information according to order number</w:t>
        </w:r>
        <w:r w:rsidR="00496BC2">
          <w:tab/>
        </w:r>
        <w:r w:rsidR="00496BC2">
          <w:fldChar w:fldCharType="begin"/>
        </w:r>
        <w:r w:rsidR="00496BC2">
          <w:instrText xml:space="preserve"> PAGEREF _Toc28451 \h </w:instrText>
        </w:r>
        <w:r w:rsidR="00496BC2">
          <w:fldChar w:fldCharType="separate"/>
        </w:r>
        <w:r w:rsidR="00496BC2">
          <w:t>32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876" w:history="1">
        <w:r w:rsidR="00496BC2">
          <w:rPr>
            <w:rFonts w:ascii="SimSun" w:eastAsia="SimSun" w:hAnsi="SimSun" w:cs="SimSun" w:hint="eastAsia"/>
          </w:rPr>
          <w:t>2.6.1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_Toc876 \h </w:instrText>
        </w:r>
        <w:r w:rsidR="00496BC2">
          <w:fldChar w:fldCharType="separate"/>
        </w:r>
        <w:r w:rsidR="00496BC2">
          <w:t>32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6499" w:history="1">
        <w:r w:rsidR="00496BC2">
          <w:rPr>
            <w:rFonts w:ascii="SimSun" w:eastAsia="SimSun" w:hAnsi="SimSun" w:cs="SimSun" w:hint="eastAsia"/>
          </w:rPr>
          <w:t>2.6.2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_Toc26499 \h </w:instrText>
        </w:r>
        <w:r w:rsidR="00496BC2">
          <w:fldChar w:fldCharType="separate"/>
        </w:r>
        <w:r w:rsidR="00496BC2">
          <w:t>32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1669" w:history="1">
        <w:r w:rsidR="00496BC2">
          <w:rPr>
            <w:rFonts w:ascii="SimSun" w:eastAsia="SimSun" w:hAnsi="SimSun" w:cs="SimSun" w:hint="eastAsia"/>
          </w:rPr>
          <w:t>2.6.3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_Toc11669 \h </w:instrText>
        </w:r>
        <w:r w:rsidR="00496BC2">
          <w:fldChar w:fldCharType="separate"/>
        </w:r>
        <w:r w:rsidR="00496BC2">
          <w:t>32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7615" w:history="1">
        <w:r w:rsidR="00496BC2">
          <w:rPr>
            <w:rFonts w:ascii="SimSun" w:eastAsia="SimSun" w:hAnsi="SimSun" w:cs="SimSun" w:hint="eastAsia"/>
          </w:rPr>
          <w:t>2.6.4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_Toc17615 \h </w:instrText>
        </w:r>
        <w:r w:rsidR="00496BC2">
          <w:fldChar w:fldCharType="separate"/>
        </w:r>
        <w:r w:rsidR="00496BC2">
          <w:t>32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6769" w:history="1">
        <w:r w:rsidR="00496BC2">
          <w:rPr>
            <w:rFonts w:ascii="SimSun" w:eastAsia="SimSun" w:hAnsi="SimSun" w:cs="SimSun" w:hint="eastAsia"/>
          </w:rPr>
          <w:t>2.6.5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_Toc16769 \h </w:instrText>
        </w:r>
        <w:r w:rsidR="00496BC2">
          <w:fldChar w:fldCharType="separate"/>
        </w:r>
        <w:r w:rsidR="00496BC2">
          <w:t>34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18492" w:history="1">
        <w:r w:rsidR="00496BC2">
          <w:rPr>
            <w:rFonts w:eastAsia="SimSun" w:hint="eastAsia"/>
          </w:rPr>
          <w:t xml:space="preserve">2.7 </w:t>
        </w:r>
        <w:r w:rsidR="00496BC2">
          <w:rPr>
            <w:rFonts w:eastAsia="SimSun"/>
          </w:rPr>
          <w:t>Query the eSIM order list</w:t>
        </w:r>
        <w:r w:rsidR="00496BC2">
          <w:tab/>
        </w:r>
        <w:r w:rsidR="00496BC2">
          <w:fldChar w:fldCharType="begin"/>
        </w:r>
        <w:r w:rsidR="00496BC2">
          <w:instrText xml:space="preserve"> PAGEREF _Toc18492 \h </w:instrText>
        </w:r>
        <w:r w:rsidR="00496BC2">
          <w:fldChar w:fldCharType="separate"/>
        </w:r>
        <w:r w:rsidR="00496BC2">
          <w:t>37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2749" w:history="1">
        <w:r w:rsidR="00496BC2">
          <w:rPr>
            <w:rFonts w:ascii="SimSun" w:eastAsia="SimSun" w:hAnsi="SimSun" w:cs="SimSun" w:hint="eastAsia"/>
          </w:rPr>
          <w:t>2.7.1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_Toc12749 \h </w:instrText>
        </w:r>
        <w:r w:rsidR="00496BC2">
          <w:fldChar w:fldCharType="separate"/>
        </w:r>
        <w:r w:rsidR="00496BC2">
          <w:t>37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4387" w:history="1">
        <w:r w:rsidR="00496BC2">
          <w:rPr>
            <w:rFonts w:ascii="SimSun" w:eastAsia="SimSun" w:hAnsi="SimSun" w:cs="SimSun" w:hint="eastAsia"/>
          </w:rPr>
          <w:t>2.7.2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_Toc24387 \h </w:instrText>
        </w:r>
        <w:r w:rsidR="00496BC2">
          <w:fldChar w:fldCharType="separate"/>
        </w:r>
        <w:r w:rsidR="00496BC2">
          <w:t>37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1796" w:history="1">
        <w:r w:rsidR="00496BC2">
          <w:rPr>
            <w:rFonts w:ascii="SimSun" w:eastAsia="SimSun" w:hAnsi="SimSun" w:cs="SimSun" w:hint="eastAsia"/>
          </w:rPr>
          <w:t>2.7.3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_Toc11796 \h </w:instrText>
        </w:r>
        <w:r w:rsidR="00496BC2">
          <w:fldChar w:fldCharType="separate"/>
        </w:r>
        <w:r w:rsidR="00496BC2">
          <w:t>37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5095" w:history="1">
        <w:r w:rsidR="00496BC2">
          <w:rPr>
            <w:rFonts w:ascii="SimSun" w:eastAsia="SimSun" w:hAnsi="SimSun" w:cs="SimSun" w:hint="eastAsia"/>
          </w:rPr>
          <w:t>2.7.4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_Toc15095 \h </w:instrText>
        </w:r>
        <w:r w:rsidR="00496BC2">
          <w:fldChar w:fldCharType="separate"/>
        </w:r>
        <w:r w:rsidR="00496BC2">
          <w:t>38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7514" w:history="1">
        <w:r w:rsidR="00496BC2">
          <w:rPr>
            <w:rFonts w:ascii="SimSun" w:eastAsia="SimSun" w:hAnsi="SimSun" w:cs="SimSun" w:hint="eastAsia"/>
          </w:rPr>
          <w:t>2.7.5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_Toc27514 \h </w:instrText>
        </w:r>
        <w:r w:rsidR="00496BC2">
          <w:fldChar w:fldCharType="separate"/>
        </w:r>
        <w:r w:rsidR="00496BC2">
          <w:t>39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19169" w:history="1">
        <w:r w:rsidR="00496BC2">
          <w:rPr>
            <w:rFonts w:eastAsia="SimSun" w:hint="eastAsia"/>
          </w:rPr>
          <w:t xml:space="preserve">2.8 </w:t>
        </w:r>
        <w:r w:rsidR="00496BC2">
          <w:rPr>
            <w:rFonts w:eastAsia="SimSun"/>
          </w:rPr>
          <w:t>Verify resources</w:t>
        </w:r>
        <w:r w:rsidR="00496BC2">
          <w:tab/>
        </w:r>
        <w:r w:rsidR="00496BC2">
          <w:fldChar w:fldCharType="begin"/>
        </w:r>
        <w:r w:rsidR="00496BC2">
          <w:instrText xml:space="preserve"> PAGEREF _Toc19169 \h </w:instrText>
        </w:r>
        <w:r w:rsidR="00496BC2">
          <w:fldChar w:fldCharType="separate"/>
        </w:r>
        <w:r w:rsidR="00496BC2">
          <w:t>42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3965" w:history="1">
        <w:r w:rsidR="00496BC2">
          <w:rPr>
            <w:rFonts w:ascii="SimSun" w:eastAsia="SimSun" w:hAnsi="SimSun" w:cs="SimSun" w:hint="eastAsia"/>
          </w:rPr>
          <w:t>2.8.1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_Toc13965 \h </w:instrText>
        </w:r>
        <w:r w:rsidR="00496BC2">
          <w:fldChar w:fldCharType="separate"/>
        </w:r>
        <w:r w:rsidR="00496BC2">
          <w:t>42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2723" w:history="1">
        <w:r w:rsidR="00496BC2">
          <w:rPr>
            <w:rFonts w:ascii="SimSun" w:eastAsia="SimSun" w:hAnsi="SimSun" w:cs="SimSun" w:hint="eastAsia"/>
          </w:rPr>
          <w:t>2.8.2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_Toc32723 \h </w:instrText>
        </w:r>
        <w:r w:rsidR="00496BC2">
          <w:fldChar w:fldCharType="separate"/>
        </w:r>
        <w:r w:rsidR="00496BC2">
          <w:t>42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6720" w:history="1">
        <w:r w:rsidR="00496BC2">
          <w:rPr>
            <w:rFonts w:ascii="SimSun" w:eastAsia="SimSun" w:hAnsi="SimSun" w:cs="SimSun" w:hint="eastAsia"/>
          </w:rPr>
          <w:t>2.8.3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_Toc16720 \h </w:instrText>
        </w:r>
        <w:r w:rsidR="00496BC2">
          <w:fldChar w:fldCharType="separate"/>
        </w:r>
        <w:r w:rsidR="00496BC2">
          <w:t>42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7772" w:history="1">
        <w:r w:rsidR="00496BC2">
          <w:rPr>
            <w:rFonts w:ascii="SimSun" w:eastAsia="SimSun" w:hAnsi="SimSun" w:cs="SimSun" w:hint="eastAsia"/>
          </w:rPr>
          <w:t>2.8.4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_Toc7772 \h </w:instrText>
        </w:r>
        <w:r w:rsidR="00496BC2">
          <w:fldChar w:fldCharType="separate"/>
        </w:r>
        <w:r w:rsidR="00496BC2">
          <w:t>42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0307" w:history="1">
        <w:r w:rsidR="00496BC2">
          <w:rPr>
            <w:rFonts w:ascii="SimSun" w:eastAsia="SimSun" w:hAnsi="SimSun" w:cs="SimSun" w:hint="eastAsia"/>
          </w:rPr>
          <w:t>2.8.5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_Toc30307 \h </w:instrText>
        </w:r>
        <w:r w:rsidR="00496BC2">
          <w:fldChar w:fldCharType="separate"/>
        </w:r>
        <w:r w:rsidR="00496BC2">
          <w:t>43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26041" w:history="1">
        <w:r w:rsidR="00496BC2">
          <w:rPr>
            <w:rFonts w:eastAsia="SimSun" w:hint="eastAsia"/>
          </w:rPr>
          <w:t xml:space="preserve">2.9 </w:t>
        </w:r>
        <w:r w:rsidR="00496BC2">
          <w:rPr>
            <w:rFonts w:eastAsia="SimSun"/>
          </w:rPr>
          <w:t>Get the eSIM card information of the order</w:t>
        </w:r>
        <w:r w:rsidR="00496BC2">
          <w:tab/>
        </w:r>
        <w:r w:rsidR="00496BC2">
          <w:fldChar w:fldCharType="begin"/>
        </w:r>
        <w:r w:rsidR="00496BC2">
          <w:instrText xml:space="preserve"> PAGEREF _Toc26041 \h </w:instrText>
        </w:r>
        <w:r w:rsidR="00496BC2">
          <w:fldChar w:fldCharType="separate"/>
        </w:r>
        <w:r w:rsidR="00496BC2">
          <w:t>44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8871" w:history="1">
        <w:r w:rsidR="00496BC2">
          <w:rPr>
            <w:rFonts w:ascii="SimSun" w:eastAsia="SimSun" w:hAnsi="SimSun" w:cs="SimSun" w:hint="eastAsia"/>
          </w:rPr>
          <w:t>2.9.1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_Toc8871 \h </w:instrText>
        </w:r>
        <w:r w:rsidR="00496BC2">
          <w:fldChar w:fldCharType="separate"/>
        </w:r>
        <w:r w:rsidR="00496BC2">
          <w:t>44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4203" w:history="1">
        <w:r w:rsidR="00496BC2">
          <w:rPr>
            <w:rFonts w:ascii="SimSun" w:eastAsia="SimSun" w:hAnsi="SimSun" w:cs="SimSun" w:hint="eastAsia"/>
          </w:rPr>
          <w:t>2.9.2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_Toc14203 \h </w:instrText>
        </w:r>
        <w:r w:rsidR="00496BC2">
          <w:fldChar w:fldCharType="separate"/>
        </w:r>
        <w:r w:rsidR="00496BC2">
          <w:t>44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4309" w:history="1">
        <w:r w:rsidR="00496BC2">
          <w:rPr>
            <w:rFonts w:ascii="SimSun" w:eastAsia="SimSun" w:hAnsi="SimSun" w:cs="SimSun" w:hint="eastAsia"/>
          </w:rPr>
          <w:t>2.9.3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_Toc4309 \h </w:instrText>
        </w:r>
        <w:r w:rsidR="00496BC2">
          <w:fldChar w:fldCharType="separate"/>
        </w:r>
        <w:r w:rsidR="00496BC2">
          <w:t>44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388" w:history="1">
        <w:r w:rsidR="00496BC2">
          <w:rPr>
            <w:rFonts w:ascii="SimSun" w:eastAsia="SimSun" w:hAnsi="SimSun" w:cs="SimSun" w:hint="eastAsia"/>
          </w:rPr>
          <w:t>2.9.4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_Toc3388 \h </w:instrText>
        </w:r>
        <w:r w:rsidR="00496BC2">
          <w:fldChar w:fldCharType="separate"/>
        </w:r>
        <w:r w:rsidR="00496BC2">
          <w:t>44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0178" w:history="1">
        <w:r w:rsidR="00496BC2">
          <w:rPr>
            <w:rFonts w:ascii="SimSun" w:eastAsia="SimSun" w:hAnsi="SimSun" w:cs="SimSun" w:hint="eastAsia"/>
          </w:rPr>
          <w:t>2.9.5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_Toc20178 \h </w:instrText>
        </w:r>
        <w:r w:rsidR="00496BC2">
          <w:fldChar w:fldCharType="separate"/>
        </w:r>
        <w:r w:rsidR="00496BC2">
          <w:t>47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13593" w:history="1">
        <w:r w:rsidR="00496BC2">
          <w:rPr>
            <w:rFonts w:eastAsia="SimSun" w:hint="eastAsia"/>
          </w:rPr>
          <w:t xml:space="preserve">2.10 </w:t>
        </w:r>
        <w:r w:rsidR="00496BC2">
          <w:rPr>
            <w:rFonts w:eastAsia="SimSun"/>
          </w:rPr>
          <w:t>Send PDF email</w:t>
        </w:r>
        <w:r w:rsidR="00496BC2">
          <w:tab/>
        </w:r>
        <w:r w:rsidR="00496BC2">
          <w:fldChar w:fldCharType="begin"/>
        </w:r>
        <w:r w:rsidR="00496BC2">
          <w:instrText xml:space="preserve"> PAGEREF _Toc13593 \h </w:instrText>
        </w:r>
        <w:r w:rsidR="00496BC2">
          <w:fldChar w:fldCharType="separate"/>
        </w:r>
        <w:r w:rsidR="00496BC2">
          <w:t>51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1211" w:history="1">
        <w:r w:rsidR="00496BC2">
          <w:rPr>
            <w:rFonts w:ascii="SimSun" w:eastAsia="SimSun" w:hAnsi="SimSun" w:cs="SimSun" w:hint="eastAsia"/>
          </w:rPr>
          <w:t>2.10.1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_Toc21211 \h </w:instrText>
        </w:r>
        <w:r w:rsidR="00496BC2">
          <w:fldChar w:fldCharType="separate"/>
        </w:r>
        <w:r w:rsidR="00496BC2">
          <w:t>51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1188" w:history="1">
        <w:r w:rsidR="00496BC2">
          <w:rPr>
            <w:rFonts w:ascii="SimSun" w:eastAsia="SimSun" w:hAnsi="SimSun" w:cs="SimSun" w:hint="eastAsia"/>
          </w:rPr>
          <w:t>2.10.2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_Toc21188 \h </w:instrText>
        </w:r>
        <w:r w:rsidR="00496BC2">
          <w:fldChar w:fldCharType="separate"/>
        </w:r>
        <w:r w:rsidR="00496BC2">
          <w:t>51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9901" w:history="1">
        <w:r w:rsidR="00496BC2">
          <w:rPr>
            <w:rFonts w:ascii="SimSun" w:eastAsia="SimSun" w:hAnsi="SimSun" w:cs="SimSun" w:hint="eastAsia"/>
          </w:rPr>
          <w:t>2.10.3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_Toc9901 \h </w:instrText>
        </w:r>
        <w:r w:rsidR="00496BC2">
          <w:fldChar w:fldCharType="separate"/>
        </w:r>
        <w:r w:rsidR="00496BC2">
          <w:t>52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1105" w:history="1">
        <w:r w:rsidR="00496BC2">
          <w:rPr>
            <w:rFonts w:ascii="SimSun" w:eastAsia="SimSun" w:hAnsi="SimSun" w:cs="SimSun" w:hint="eastAsia"/>
          </w:rPr>
          <w:t>2.10.4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_Toc21105 \h </w:instrText>
        </w:r>
        <w:r w:rsidR="00496BC2">
          <w:fldChar w:fldCharType="separate"/>
        </w:r>
        <w:r w:rsidR="00496BC2">
          <w:t>52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2636" w:history="1">
        <w:r w:rsidR="00496BC2">
          <w:rPr>
            <w:rFonts w:ascii="SimSun" w:eastAsia="SimSun" w:hAnsi="SimSun" w:cs="SimSun" w:hint="eastAsia"/>
          </w:rPr>
          <w:t>2.10.5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_Toc12636 \h </w:instrText>
        </w:r>
        <w:r w:rsidR="00496BC2">
          <w:fldChar w:fldCharType="separate"/>
        </w:r>
        <w:r w:rsidR="00496BC2">
          <w:t>52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9196" w:history="1">
        <w:r w:rsidR="00496BC2">
          <w:rPr>
            <w:rFonts w:eastAsia="SimSun" w:hint="eastAsia"/>
          </w:rPr>
          <w:t>2.11 Unsubscribe from SIM card order (supports: eSIM and physical SIM cards)</w:t>
        </w:r>
        <w:r w:rsidR="00496BC2">
          <w:tab/>
        </w:r>
        <w:r w:rsidR="00496BC2">
          <w:fldChar w:fldCharType="begin"/>
        </w:r>
        <w:r w:rsidR="00496BC2">
          <w:instrText xml:space="preserve"> PAGEREF _Toc9196 \h </w:instrText>
        </w:r>
        <w:r w:rsidR="00496BC2">
          <w:fldChar w:fldCharType="separate"/>
        </w:r>
        <w:r w:rsidR="00496BC2">
          <w:t>54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5478" w:history="1">
        <w:r w:rsidR="00496BC2">
          <w:rPr>
            <w:rFonts w:ascii="SimSun" w:eastAsia="SimSun" w:hAnsi="SimSun" w:cs="SimSun" w:hint="eastAsia"/>
          </w:rPr>
          <w:t xml:space="preserve">2.11.1 </w:t>
        </w:r>
        <w:r w:rsidR="00496BC2">
          <w:rPr>
            <w:rFonts w:ascii="SimSun" w:eastAsia="SimSun" w:hAnsi="SimSun" w:cs="SimSun"/>
          </w:rPr>
          <w:t>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_Toc15478 \h </w:instrText>
        </w:r>
        <w:r w:rsidR="00496BC2">
          <w:fldChar w:fldCharType="separate"/>
        </w:r>
        <w:r w:rsidR="00496BC2">
          <w:t>54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944" w:history="1">
        <w:r w:rsidR="00496BC2">
          <w:rPr>
            <w:rFonts w:ascii="SimSun" w:eastAsia="SimSun" w:hAnsi="SimSun" w:cs="SimSun" w:hint="eastAsia"/>
          </w:rPr>
          <w:t>2.11.2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_Toc1944 \h </w:instrText>
        </w:r>
        <w:r w:rsidR="00496BC2">
          <w:fldChar w:fldCharType="separate"/>
        </w:r>
        <w:r w:rsidR="00496BC2">
          <w:t>54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0625" w:history="1">
        <w:r w:rsidR="00496BC2">
          <w:rPr>
            <w:rFonts w:ascii="SimSun" w:eastAsia="SimSun" w:hAnsi="SimSun" w:cs="SimSun" w:hint="eastAsia"/>
          </w:rPr>
          <w:t>2.11.3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_Toc30625 \h </w:instrText>
        </w:r>
        <w:r w:rsidR="00496BC2">
          <w:fldChar w:fldCharType="separate"/>
        </w:r>
        <w:r w:rsidR="00496BC2">
          <w:t>54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7448" w:history="1">
        <w:r w:rsidR="00496BC2">
          <w:rPr>
            <w:rFonts w:ascii="SimSun" w:eastAsia="SimSun" w:hAnsi="SimSun" w:cs="SimSun" w:hint="eastAsia"/>
          </w:rPr>
          <w:t>2.11.4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_Toc17448 \h </w:instrText>
        </w:r>
        <w:r w:rsidR="00496BC2">
          <w:fldChar w:fldCharType="separate"/>
        </w:r>
        <w:r w:rsidR="00496BC2">
          <w:t>54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5598" w:history="1">
        <w:r w:rsidR="00496BC2">
          <w:rPr>
            <w:rFonts w:ascii="SimSun" w:eastAsia="SimSun" w:hAnsi="SimSun" w:cs="SimSun" w:hint="eastAsia"/>
          </w:rPr>
          <w:t>2.11.5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_Toc5598 \h </w:instrText>
        </w:r>
        <w:r w:rsidR="00496BC2">
          <w:fldChar w:fldCharType="separate"/>
        </w:r>
        <w:r w:rsidR="00496BC2">
          <w:t>55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4939" w:history="1">
        <w:r w:rsidR="00496BC2">
          <w:rPr>
            <w:rFonts w:eastAsia="SimSun" w:hint="eastAsia"/>
          </w:rPr>
          <w:t>2.12 SIM renewal (supports: eSIM and physical SIM card renewal)</w:t>
        </w:r>
        <w:r w:rsidR="00496BC2">
          <w:tab/>
        </w:r>
        <w:r w:rsidR="00496BC2">
          <w:fldChar w:fldCharType="begin"/>
        </w:r>
        <w:r w:rsidR="00496BC2">
          <w:instrText xml:space="preserve"> PAGEREF _Toc4939 \h </w:instrText>
        </w:r>
        <w:r w:rsidR="00496BC2">
          <w:fldChar w:fldCharType="separate"/>
        </w:r>
        <w:r w:rsidR="00496BC2">
          <w:t>56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4858" w:history="1">
        <w:r w:rsidR="00496BC2">
          <w:rPr>
            <w:rFonts w:ascii="SimSun" w:eastAsia="SimSun" w:hAnsi="SimSun" w:cs="SimSun" w:hint="eastAsia"/>
          </w:rPr>
          <w:t>2.12.1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_Toc14858 \h </w:instrText>
        </w:r>
        <w:r w:rsidR="00496BC2">
          <w:fldChar w:fldCharType="separate"/>
        </w:r>
        <w:r w:rsidR="00496BC2">
          <w:t>56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7579" w:history="1">
        <w:r w:rsidR="00496BC2">
          <w:rPr>
            <w:rFonts w:ascii="SimSun" w:eastAsia="SimSun" w:hAnsi="SimSun" w:cs="SimSun" w:hint="eastAsia"/>
          </w:rPr>
          <w:t>2.12.2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_Toc17579 \h </w:instrText>
        </w:r>
        <w:r w:rsidR="00496BC2">
          <w:fldChar w:fldCharType="separate"/>
        </w:r>
        <w:r w:rsidR="00496BC2">
          <w:t>56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1599" w:history="1">
        <w:r w:rsidR="00496BC2">
          <w:rPr>
            <w:rFonts w:ascii="SimSun" w:eastAsia="SimSun" w:hAnsi="SimSun" w:cs="SimSun" w:hint="eastAsia"/>
          </w:rPr>
          <w:t>2.12.3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_Toc21599 \h </w:instrText>
        </w:r>
        <w:r w:rsidR="00496BC2">
          <w:fldChar w:fldCharType="separate"/>
        </w:r>
        <w:r w:rsidR="00496BC2">
          <w:t>57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0971" w:history="1">
        <w:r w:rsidR="00496BC2">
          <w:rPr>
            <w:rFonts w:ascii="SimSun" w:eastAsia="SimSun" w:hAnsi="SimSun" w:cs="SimSun" w:hint="eastAsia"/>
          </w:rPr>
          <w:t>2.12.4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_Toc20971 \h </w:instrText>
        </w:r>
        <w:r w:rsidR="00496BC2">
          <w:fldChar w:fldCharType="separate"/>
        </w:r>
        <w:r w:rsidR="00496BC2">
          <w:t>57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4831" w:history="1">
        <w:r w:rsidR="00496BC2">
          <w:rPr>
            <w:rFonts w:ascii="SimSun" w:eastAsia="SimSun" w:hAnsi="SimSun" w:cs="SimSun" w:hint="eastAsia"/>
          </w:rPr>
          <w:t>2.12.5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_Toc24831 \h </w:instrText>
        </w:r>
        <w:r w:rsidR="00496BC2">
          <w:fldChar w:fldCharType="separate"/>
        </w:r>
        <w:r w:rsidR="00496BC2">
          <w:t>59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13192" w:history="1">
        <w:r w:rsidR="00496BC2">
          <w:rPr>
            <w:rFonts w:hint="eastAsia"/>
          </w:rPr>
          <w:t xml:space="preserve">2.13 </w:t>
        </w:r>
        <w:r w:rsidR="00496BC2">
          <w:rPr>
            <w:rFonts w:ascii="Microsoft YaHei" w:eastAsia="Microsoft YaHei" w:hAnsi="Microsoft YaHei" w:cs="Microsoft YaHei" w:hint="eastAsia"/>
          </w:rPr>
          <w:t>P</w:t>
        </w:r>
        <w:r w:rsidR="00496BC2">
          <w:rPr>
            <w:rFonts w:ascii="Microsoft YaHei" w:eastAsia="Microsoft YaHei" w:hAnsi="Microsoft YaHei" w:cs="Microsoft YaHei"/>
          </w:rPr>
          <w:t>hysical SIM</w:t>
        </w:r>
        <w:r w:rsidR="00496BC2">
          <w:rPr>
            <w:rFonts w:ascii="Microsoft YaHei" w:eastAsia="Microsoft YaHei" w:hAnsi="Microsoft YaHei" w:cs="Microsoft YaHei" w:hint="eastAsia"/>
          </w:rPr>
          <w:t>-</w:t>
        </w:r>
        <w:r w:rsidR="00496BC2">
          <w:t xml:space="preserve"> </w:t>
        </w:r>
        <w:r w:rsidR="00496BC2">
          <w:rPr>
            <w:rFonts w:ascii="Microsoft YaHei" w:eastAsia="Microsoft YaHei" w:hAnsi="Microsoft YaHei" w:cs="Microsoft YaHei"/>
          </w:rPr>
          <w:t>Get supported physical SIM DP information</w:t>
        </w:r>
        <w:r w:rsidR="00496BC2">
          <w:tab/>
        </w:r>
        <w:r w:rsidR="00496BC2">
          <w:fldChar w:fldCharType="begin"/>
        </w:r>
        <w:r w:rsidR="00496BC2">
          <w:instrText xml:space="preserve"> PAGEREF _Toc13192 \h </w:instrText>
        </w:r>
        <w:r w:rsidR="00496BC2">
          <w:fldChar w:fldCharType="separate"/>
        </w:r>
        <w:r w:rsidR="00496BC2">
          <w:t>63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4287" w:history="1">
        <w:r w:rsidR="00496BC2">
          <w:rPr>
            <w:rFonts w:ascii="SimSun" w:eastAsia="SimSun" w:hAnsi="SimSun" w:cs="SimSun" w:hint="eastAsia"/>
          </w:rPr>
          <w:t xml:space="preserve">2.13.1 </w:t>
        </w:r>
        <w:r w:rsidR="00496BC2">
          <w:rPr>
            <w:rFonts w:ascii="SimSun" w:eastAsia="SimSun" w:hAnsi="SimSun" w:cs="SimSun"/>
          </w:rPr>
          <w:t xml:space="preserve">Interface </w:t>
        </w:r>
        <w:r w:rsidR="00496BC2">
          <w:rPr>
            <w:rFonts w:ascii="SimSun" w:eastAsia="SimSun" w:hAnsi="SimSun" w:cs="SimSun" w:hint="eastAsia"/>
          </w:rPr>
          <w:t>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_Toc14287 \h </w:instrText>
        </w:r>
        <w:r w:rsidR="00496BC2">
          <w:fldChar w:fldCharType="separate"/>
        </w:r>
        <w:r w:rsidR="00496BC2">
          <w:t>63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478" w:history="1">
        <w:r w:rsidR="00496BC2">
          <w:rPr>
            <w:rFonts w:ascii="SimSun" w:eastAsia="SimSun" w:hAnsi="SimSun" w:cs="SimSun" w:hint="eastAsia"/>
          </w:rPr>
          <w:t>2.13.2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_Toc1478 \h </w:instrText>
        </w:r>
        <w:r w:rsidR="00496BC2">
          <w:fldChar w:fldCharType="separate"/>
        </w:r>
        <w:r w:rsidR="00496BC2">
          <w:t>63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4618" w:history="1">
        <w:r w:rsidR="00496BC2">
          <w:rPr>
            <w:rFonts w:ascii="SimSun" w:eastAsia="SimSun" w:hAnsi="SimSun" w:cs="SimSun" w:hint="eastAsia"/>
          </w:rPr>
          <w:t>2.13.3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_Toc24618 \h </w:instrText>
        </w:r>
        <w:r w:rsidR="00496BC2">
          <w:fldChar w:fldCharType="separate"/>
        </w:r>
        <w:r w:rsidR="00496BC2">
          <w:t>63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7943" w:history="1">
        <w:r w:rsidR="00496BC2">
          <w:rPr>
            <w:rFonts w:ascii="SimSun" w:eastAsia="SimSun" w:hAnsi="SimSun" w:cs="SimSun" w:hint="eastAsia"/>
          </w:rPr>
          <w:t>2.13.4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_Toc17943 \h </w:instrText>
        </w:r>
        <w:r w:rsidR="00496BC2">
          <w:fldChar w:fldCharType="separate"/>
        </w:r>
        <w:r w:rsidR="00496BC2">
          <w:t>63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2086" w:history="1">
        <w:r w:rsidR="00496BC2">
          <w:rPr>
            <w:rFonts w:ascii="SimSun" w:eastAsia="SimSun" w:hAnsi="SimSun" w:cs="SimSun" w:hint="eastAsia"/>
          </w:rPr>
          <w:t>2.13.5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_Toc12086 \h </w:instrText>
        </w:r>
        <w:r w:rsidR="00496BC2">
          <w:fldChar w:fldCharType="separate"/>
        </w:r>
        <w:r w:rsidR="00496BC2">
          <w:t>64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29848" w:history="1">
        <w:r w:rsidR="00496BC2">
          <w:rPr>
            <w:rFonts w:hint="eastAsia"/>
          </w:rPr>
          <w:t xml:space="preserve">2.14 </w:t>
        </w:r>
        <w:r w:rsidR="00496BC2">
          <w:rPr>
            <w:rFonts w:ascii="Microsoft YaHei" w:eastAsia="Microsoft YaHei" w:hAnsi="Microsoft YaHei" w:cs="Microsoft YaHei" w:hint="eastAsia"/>
          </w:rPr>
          <w:t>P</w:t>
        </w:r>
        <w:r w:rsidR="00496BC2">
          <w:rPr>
            <w:rFonts w:ascii="Microsoft YaHei" w:eastAsia="Microsoft YaHei" w:hAnsi="Microsoft YaHei" w:cs="Microsoft YaHei"/>
          </w:rPr>
          <w:t>hysical SIM</w:t>
        </w:r>
        <w:r w:rsidR="00496BC2">
          <w:rPr>
            <w:rFonts w:ascii="Microsoft YaHei" w:eastAsia="Microsoft YaHei" w:hAnsi="Microsoft YaHei" w:cs="Microsoft YaHei" w:hint="eastAsia"/>
          </w:rPr>
          <w:t>-</w:t>
        </w:r>
        <w:r w:rsidR="00496BC2">
          <w:t xml:space="preserve"> </w:t>
        </w:r>
        <w:r w:rsidR="00496BC2">
          <w:rPr>
            <w:rFonts w:ascii="Microsoft YaHei" w:eastAsia="Microsoft YaHei" w:hAnsi="Microsoft YaHei" w:cs="Microsoft YaHei"/>
          </w:rPr>
          <w:t>Get information about SKUs supported by DP</w:t>
        </w:r>
        <w:r w:rsidR="00496BC2">
          <w:tab/>
        </w:r>
        <w:r w:rsidR="00496BC2">
          <w:fldChar w:fldCharType="begin"/>
        </w:r>
        <w:r w:rsidR="00496BC2">
          <w:instrText xml:space="preserve"> PAGEREF _Toc29848 \h </w:instrText>
        </w:r>
        <w:r w:rsidR="00496BC2">
          <w:fldChar w:fldCharType="separate"/>
        </w:r>
        <w:r w:rsidR="00496BC2">
          <w:t>65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8131" w:history="1">
        <w:r w:rsidR="00496BC2">
          <w:rPr>
            <w:rFonts w:ascii="SimSun" w:eastAsia="SimSun" w:hAnsi="SimSun" w:cs="SimSun" w:hint="eastAsia"/>
          </w:rPr>
          <w:t xml:space="preserve">2.14.1 </w:t>
        </w:r>
        <w:r w:rsidR="00496BC2">
          <w:rPr>
            <w:rFonts w:ascii="SimSun" w:eastAsia="SimSun" w:hAnsi="SimSun" w:cs="SimSun"/>
          </w:rPr>
          <w:t xml:space="preserve">Interface </w:t>
        </w:r>
        <w:r w:rsidR="00496BC2">
          <w:rPr>
            <w:rFonts w:ascii="SimSun" w:eastAsia="SimSun" w:hAnsi="SimSun" w:cs="SimSun" w:hint="eastAsia"/>
          </w:rPr>
          <w:t>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_Toc28131 \h </w:instrText>
        </w:r>
        <w:r w:rsidR="00496BC2">
          <w:fldChar w:fldCharType="separate"/>
        </w:r>
        <w:r w:rsidR="00496BC2">
          <w:t>65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666" w:history="1">
        <w:r w:rsidR="00496BC2">
          <w:rPr>
            <w:rFonts w:ascii="SimSun" w:eastAsia="SimSun" w:hAnsi="SimSun" w:cs="SimSun" w:hint="eastAsia"/>
          </w:rPr>
          <w:t>2.14.2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_Toc666 \h </w:instrText>
        </w:r>
        <w:r w:rsidR="00496BC2">
          <w:fldChar w:fldCharType="separate"/>
        </w:r>
        <w:r w:rsidR="00496BC2">
          <w:t>65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7613" w:history="1">
        <w:r w:rsidR="00496BC2">
          <w:rPr>
            <w:rFonts w:ascii="SimSun" w:eastAsia="SimSun" w:hAnsi="SimSun" w:cs="SimSun" w:hint="eastAsia"/>
          </w:rPr>
          <w:t>2.14.3 Interface nam</w:t>
        </w:r>
        <w:r w:rsidR="00496BC2">
          <w:rPr>
            <w:rFonts w:ascii="SimSun" w:eastAsia="SimSun" w:hAnsi="SimSun" w:cs="SimSun"/>
          </w:rPr>
          <w:t>e</w:t>
        </w:r>
        <w:r w:rsidR="00496BC2">
          <w:tab/>
        </w:r>
        <w:r w:rsidR="00496BC2">
          <w:fldChar w:fldCharType="begin"/>
        </w:r>
        <w:r w:rsidR="00496BC2">
          <w:instrText xml:space="preserve"> PAGEREF _Toc27613 \h </w:instrText>
        </w:r>
        <w:r w:rsidR="00496BC2">
          <w:fldChar w:fldCharType="separate"/>
        </w:r>
        <w:r w:rsidR="00496BC2">
          <w:t>65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2338" w:history="1">
        <w:r w:rsidR="00496BC2">
          <w:rPr>
            <w:rFonts w:ascii="SimSun" w:eastAsia="SimSun" w:hAnsi="SimSun" w:cs="SimSun" w:hint="eastAsia"/>
          </w:rPr>
          <w:t>2.14.4 Return constraint</w:t>
        </w:r>
        <w:r w:rsidR="00496BC2">
          <w:rPr>
            <w:rFonts w:ascii="SimSun" w:eastAsia="SimSun" w:hAnsi="SimSun" w:cs="SimSun"/>
          </w:rPr>
          <w:t>s</w:t>
        </w:r>
        <w:r w:rsidR="00496BC2">
          <w:tab/>
        </w:r>
        <w:r w:rsidR="00496BC2">
          <w:fldChar w:fldCharType="begin"/>
        </w:r>
        <w:r w:rsidR="00496BC2">
          <w:instrText xml:space="preserve"> PAGEREF _Toc32338 \h </w:instrText>
        </w:r>
        <w:r w:rsidR="00496BC2">
          <w:fldChar w:fldCharType="separate"/>
        </w:r>
        <w:r w:rsidR="00496BC2">
          <w:t>65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0204" w:history="1">
        <w:r w:rsidR="00496BC2">
          <w:rPr>
            <w:rFonts w:ascii="SimSun" w:eastAsia="SimSun" w:hAnsi="SimSun" w:cs="SimSun" w:hint="eastAsia"/>
          </w:rPr>
          <w:t>2.14.5 Return For</w:t>
        </w:r>
        <w:r w:rsidR="00496BC2">
          <w:rPr>
            <w:rFonts w:ascii="SimSun" w:eastAsia="SimSun" w:hAnsi="SimSun" w:cs="SimSun"/>
          </w:rPr>
          <w:t>m</w:t>
        </w:r>
        <w:r w:rsidR="00496BC2">
          <w:tab/>
        </w:r>
        <w:r w:rsidR="00496BC2">
          <w:fldChar w:fldCharType="begin"/>
        </w:r>
        <w:r w:rsidR="00496BC2">
          <w:instrText xml:space="preserve"> PAGEREF _Toc20204 \h </w:instrText>
        </w:r>
        <w:r w:rsidR="00496BC2">
          <w:fldChar w:fldCharType="separate"/>
        </w:r>
        <w:r w:rsidR="00496BC2">
          <w:t>66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11552" w:history="1">
        <w:r w:rsidR="00496BC2">
          <w:rPr>
            <w:rFonts w:hint="eastAsia"/>
          </w:rPr>
          <w:t xml:space="preserve">2.15 </w:t>
        </w:r>
        <w:r w:rsidR="00496BC2">
          <w:rPr>
            <w:rFonts w:ascii="Microsoft YaHei" w:eastAsia="Microsoft YaHei" w:hAnsi="Microsoft YaHei" w:cs="Microsoft YaHei" w:hint="eastAsia"/>
          </w:rPr>
          <w:t>P</w:t>
        </w:r>
        <w:r w:rsidR="00496BC2">
          <w:rPr>
            <w:rFonts w:ascii="Microsoft YaHei" w:eastAsia="Microsoft YaHei" w:hAnsi="Microsoft YaHei" w:cs="Microsoft YaHei"/>
          </w:rPr>
          <w:t>hysical SIM</w:t>
        </w:r>
        <w:r w:rsidR="00496BC2">
          <w:rPr>
            <w:rFonts w:ascii="Microsoft YaHei" w:eastAsia="Microsoft YaHei" w:hAnsi="Microsoft YaHei" w:cs="Microsoft YaHei" w:hint="eastAsia"/>
          </w:rPr>
          <w:t>-</w:t>
        </w:r>
        <w:r w:rsidR="00496BC2">
          <w:t xml:space="preserve"> </w:t>
        </w:r>
        <w:r w:rsidR="00496BC2">
          <w:rPr>
            <w:rFonts w:ascii="Microsoft YaHei" w:eastAsia="Microsoft YaHei" w:hAnsi="Microsoft YaHei" w:cs="Microsoft YaHei"/>
          </w:rPr>
          <w:t>Get information about SKUs supported by DP - grouped by continent</w:t>
        </w:r>
        <w:r w:rsidR="00496BC2">
          <w:tab/>
        </w:r>
        <w:r w:rsidR="00496BC2">
          <w:fldChar w:fldCharType="begin"/>
        </w:r>
        <w:r w:rsidR="00496BC2">
          <w:instrText xml:space="preserve"> PAGEREF _Toc11552 \h </w:instrText>
        </w:r>
        <w:r w:rsidR="00496BC2">
          <w:fldChar w:fldCharType="separate"/>
        </w:r>
        <w:r w:rsidR="00496BC2">
          <w:t>67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0919" w:history="1">
        <w:r w:rsidR="00496BC2">
          <w:rPr>
            <w:rFonts w:ascii="SimSun" w:eastAsia="SimSun" w:hAnsi="SimSun" w:cs="SimSun" w:hint="eastAsia"/>
          </w:rPr>
          <w:t xml:space="preserve">2.15.1 </w:t>
        </w:r>
        <w:r w:rsidR="00496BC2">
          <w:rPr>
            <w:rFonts w:ascii="SimSun" w:eastAsia="SimSun" w:hAnsi="SimSun" w:cs="SimSun"/>
          </w:rPr>
          <w:t xml:space="preserve">Interface </w:t>
        </w:r>
        <w:r w:rsidR="00496BC2">
          <w:rPr>
            <w:rFonts w:ascii="SimSun" w:eastAsia="SimSun" w:hAnsi="SimSun" w:cs="SimSun" w:hint="eastAsia"/>
          </w:rPr>
          <w:t>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_Toc10919 \h </w:instrText>
        </w:r>
        <w:r w:rsidR="00496BC2">
          <w:fldChar w:fldCharType="separate"/>
        </w:r>
        <w:r w:rsidR="00496BC2">
          <w:t>67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4377" w:history="1">
        <w:r w:rsidR="00496BC2">
          <w:rPr>
            <w:rFonts w:ascii="SimSun" w:eastAsia="SimSun" w:hAnsi="SimSun" w:cs="SimSun" w:hint="eastAsia"/>
          </w:rPr>
          <w:t>2.15.2 Interface constraint</w:t>
        </w:r>
        <w:r w:rsidR="00496BC2">
          <w:rPr>
            <w:rFonts w:ascii="SimSun" w:eastAsia="SimSun" w:hAnsi="SimSun" w:cs="SimSun"/>
          </w:rPr>
          <w:t>s</w:t>
        </w:r>
        <w:r w:rsidR="00496BC2">
          <w:tab/>
        </w:r>
        <w:r w:rsidR="00496BC2">
          <w:fldChar w:fldCharType="begin"/>
        </w:r>
        <w:r w:rsidR="00496BC2">
          <w:instrText xml:space="preserve"> PAGEREF _Toc4377 \h </w:instrText>
        </w:r>
        <w:r w:rsidR="00496BC2">
          <w:fldChar w:fldCharType="separate"/>
        </w:r>
        <w:r w:rsidR="00496BC2">
          <w:t>67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655" w:history="1">
        <w:r w:rsidR="00496BC2">
          <w:rPr>
            <w:rFonts w:ascii="SimSun" w:eastAsia="SimSun" w:hAnsi="SimSun" w:cs="SimSun" w:hint="eastAsia"/>
          </w:rPr>
          <w:t>2.15.3 Interface nam</w:t>
        </w:r>
        <w:r w:rsidR="00496BC2">
          <w:tab/>
        </w:r>
        <w:r w:rsidR="00496BC2">
          <w:fldChar w:fldCharType="begin"/>
        </w:r>
        <w:r w:rsidR="00496BC2">
          <w:instrText xml:space="preserve"> PAGEREF _Toc2655 \h </w:instrText>
        </w:r>
        <w:r w:rsidR="00496BC2">
          <w:fldChar w:fldCharType="separate"/>
        </w:r>
        <w:r w:rsidR="00496BC2">
          <w:t>67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1658" w:history="1">
        <w:r w:rsidR="00496BC2">
          <w:rPr>
            <w:rFonts w:ascii="SimSun" w:eastAsia="SimSun" w:hAnsi="SimSun" w:cs="SimSun" w:hint="eastAsia"/>
          </w:rPr>
          <w:t>2.15.4 Return constraint</w:t>
        </w:r>
        <w:r w:rsidR="00496BC2">
          <w:rPr>
            <w:rFonts w:ascii="SimSun" w:eastAsia="SimSun" w:hAnsi="SimSun" w:cs="SimSun"/>
          </w:rPr>
          <w:t>s</w:t>
        </w:r>
        <w:r w:rsidR="00496BC2">
          <w:tab/>
        </w:r>
        <w:r w:rsidR="00496BC2">
          <w:fldChar w:fldCharType="begin"/>
        </w:r>
        <w:r w:rsidR="00496BC2">
          <w:instrText xml:space="preserve"> PAGEREF _Toc31658 \h </w:instrText>
        </w:r>
        <w:r w:rsidR="00496BC2">
          <w:fldChar w:fldCharType="separate"/>
        </w:r>
        <w:r w:rsidR="00496BC2">
          <w:t>67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0148" w:history="1">
        <w:r w:rsidR="00496BC2">
          <w:rPr>
            <w:rFonts w:ascii="SimSun" w:eastAsia="SimSun" w:hAnsi="SimSun" w:cs="SimSun" w:hint="eastAsia"/>
          </w:rPr>
          <w:t>2.15.5 Return For</w:t>
        </w:r>
        <w:r w:rsidR="00496BC2">
          <w:rPr>
            <w:rFonts w:ascii="SimSun" w:eastAsia="SimSun" w:hAnsi="SimSun" w:cs="SimSun"/>
          </w:rPr>
          <w:t>m</w:t>
        </w:r>
        <w:r w:rsidR="00496BC2">
          <w:tab/>
        </w:r>
        <w:r w:rsidR="00496BC2">
          <w:fldChar w:fldCharType="begin"/>
        </w:r>
        <w:r w:rsidR="00496BC2">
          <w:instrText xml:space="preserve"> PAGEREF _Toc10148 \h </w:instrText>
        </w:r>
        <w:r w:rsidR="00496BC2">
          <w:fldChar w:fldCharType="separate"/>
        </w:r>
        <w:r w:rsidR="00496BC2">
          <w:t>68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7826" w:history="1">
        <w:r w:rsidR="00496BC2">
          <w:rPr>
            <w:rFonts w:eastAsia="SimSun" w:hint="eastAsia"/>
          </w:rPr>
          <w:t xml:space="preserve">2.16 </w:t>
        </w:r>
        <w:r w:rsidR="00496BC2">
          <w:rPr>
            <w:rFonts w:eastAsia="SimSun"/>
          </w:rPr>
          <w:t>Physical SIM</w:t>
        </w:r>
        <w:r w:rsidR="00496BC2">
          <w:rPr>
            <w:rFonts w:eastAsia="SimSun" w:hint="eastAsia"/>
          </w:rPr>
          <w:t>-</w:t>
        </w:r>
        <w:r w:rsidR="00496BC2">
          <w:t xml:space="preserve"> </w:t>
        </w:r>
        <w:r w:rsidR="00496BC2">
          <w:rPr>
            <w:rFonts w:eastAsia="SimSun"/>
          </w:rPr>
          <w:t>Get the list of supported packages based on dpId and skuId</w:t>
        </w:r>
        <w:r w:rsidR="00496BC2">
          <w:tab/>
        </w:r>
        <w:r w:rsidR="00496BC2">
          <w:fldChar w:fldCharType="begin"/>
        </w:r>
        <w:r w:rsidR="00496BC2">
          <w:instrText xml:space="preserve"> PAGEREF _Toc7826 \h </w:instrText>
        </w:r>
        <w:r w:rsidR="00496BC2">
          <w:fldChar w:fldCharType="separate"/>
        </w:r>
        <w:r w:rsidR="00496BC2">
          <w:t>70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6628" w:history="1">
        <w:r w:rsidR="00496BC2">
          <w:rPr>
            <w:rFonts w:ascii="SimSun" w:eastAsia="SimSun" w:hAnsi="SimSun" w:cs="SimSun" w:hint="eastAsia"/>
          </w:rPr>
          <w:t xml:space="preserve">2.16.1 </w:t>
        </w:r>
        <w:r w:rsidR="00496BC2">
          <w:rPr>
            <w:rFonts w:ascii="SimSun" w:eastAsia="SimSun" w:hAnsi="SimSun" w:cs="SimSun"/>
          </w:rPr>
          <w:t xml:space="preserve">Interface </w:t>
        </w:r>
        <w:r w:rsidR="00496BC2">
          <w:rPr>
            <w:rFonts w:ascii="SimSun" w:eastAsia="SimSun" w:hAnsi="SimSun" w:cs="SimSun" w:hint="eastAsia"/>
          </w:rPr>
          <w:t>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_Toc6628 \h </w:instrText>
        </w:r>
        <w:r w:rsidR="00496BC2">
          <w:fldChar w:fldCharType="separate"/>
        </w:r>
        <w:r w:rsidR="00496BC2">
          <w:t>70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1901" w:history="1">
        <w:r w:rsidR="00496BC2">
          <w:rPr>
            <w:rFonts w:ascii="SimSun" w:eastAsia="SimSun" w:hAnsi="SimSun" w:cs="SimSun" w:hint="eastAsia"/>
          </w:rPr>
          <w:t>2.16.2 Interface constraint</w:t>
        </w:r>
        <w:r w:rsidR="00496BC2">
          <w:rPr>
            <w:rFonts w:ascii="SimSun" w:eastAsia="SimSun" w:hAnsi="SimSun" w:cs="SimSun"/>
          </w:rPr>
          <w:t>s</w:t>
        </w:r>
        <w:r w:rsidR="00496BC2">
          <w:tab/>
        </w:r>
        <w:r w:rsidR="00496BC2">
          <w:fldChar w:fldCharType="begin"/>
        </w:r>
        <w:r w:rsidR="00496BC2">
          <w:instrText xml:space="preserve"> PAGEREF _Toc21901 \h </w:instrText>
        </w:r>
        <w:r w:rsidR="00496BC2">
          <w:fldChar w:fldCharType="separate"/>
        </w:r>
        <w:r w:rsidR="00496BC2">
          <w:t>70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8644" w:history="1">
        <w:r w:rsidR="00496BC2">
          <w:rPr>
            <w:rFonts w:ascii="SimSun" w:eastAsia="SimSun" w:hAnsi="SimSun" w:cs="SimSun" w:hint="eastAsia"/>
          </w:rPr>
          <w:t>2.16.3 Interface nam</w:t>
        </w:r>
        <w:r w:rsidR="00496BC2">
          <w:rPr>
            <w:rFonts w:ascii="SimSun" w:eastAsia="SimSun" w:hAnsi="SimSun" w:cs="SimSun"/>
          </w:rPr>
          <w:t>e</w:t>
        </w:r>
        <w:r w:rsidR="00496BC2">
          <w:tab/>
        </w:r>
        <w:r w:rsidR="00496BC2">
          <w:fldChar w:fldCharType="begin"/>
        </w:r>
        <w:r w:rsidR="00496BC2">
          <w:instrText xml:space="preserve"> PAGEREF _Toc28644 \h </w:instrText>
        </w:r>
        <w:r w:rsidR="00496BC2">
          <w:fldChar w:fldCharType="separate"/>
        </w:r>
        <w:r w:rsidR="00496BC2">
          <w:t>70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0301" w:history="1">
        <w:r w:rsidR="00496BC2">
          <w:rPr>
            <w:rFonts w:ascii="SimSun" w:eastAsia="SimSun" w:hAnsi="SimSun" w:cs="SimSun" w:hint="eastAsia"/>
          </w:rPr>
          <w:t>2.16.4 Return constraint</w:t>
        </w:r>
        <w:r w:rsidR="00496BC2">
          <w:rPr>
            <w:rFonts w:ascii="SimSun" w:eastAsia="SimSun" w:hAnsi="SimSun" w:cs="SimSun"/>
          </w:rPr>
          <w:t>s</w:t>
        </w:r>
        <w:r w:rsidR="00496BC2">
          <w:tab/>
        </w:r>
        <w:r w:rsidR="00496BC2">
          <w:fldChar w:fldCharType="begin"/>
        </w:r>
        <w:r w:rsidR="00496BC2">
          <w:instrText xml:space="preserve"> PAGEREF _Toc30301 \h </w:instrText>
        </w:r>
        <w:r w:rsidR="00496BC2">
          <w:fldChar w:fldCharType="separate"/>
        </w:r>
        <w:r w:rsidR="00496BC2">
          <w:t>70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7175" w:history="1">
        <w:r w:rsidR="00496BC2">
          <w:rPr>
            <w:rFonts w:ascii="SimSun" w:eastAsia="SimSun" w:hAnsi="SimSun" w:cs="SimSun" w:hint="eastAsia"/>
          </w:rPr>
          <w:t>2.16.5 Return For</w:t>
        </w:r>
        <w:r w:rsidR="00496BC2">
          <w:rPr>
            <w:rFonts w:ascii="SimSun" w:eastAsia="SimSun" w:hAnsi="SimSun" w:cs="SimSun"/>
          </w:rPr>
          <w:t>m</w:t>
        </w:r>
        <w:r w:rsidR="00496BC2">
          <w:tab/>
        </w:r>
        <w:r w:rsidR="00496BC2">
          <w:fldChar w:fldCharType="begin"/>
        </w:r>
        <w:r w:rsidR="00496BC2">
          <w:instrText xml:space="preserve"> PAGEREF _Toc27175 \h </w:instrText>
        </w:r>
        <w:r w:rsidR="00496BC2">
          <w:fldChar w:fldCharType="separate"/>
        </w:r>
        <w:r w:rsidR="00496BC2">
          <w:t>72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8727" w:history="1">
        <w:r w:rsidR="00496BC2">
          <w:rPr>
            <w:rFonts w:eastAsia="SimSun" w:hint="eastAsia"/>
          </w:rPr>
          <w:t>2.17 Get SKUs supported by ICCID</w:t>
        </w:r>
        <w:r w:rsidR="00496BC2">
          <w:tab/>
        </w:r>
        <w:r w:rsidR="00496BC2">
          <w:fldChar w:fldCharType="begin"/>
        </w:r>
        <w:r w:rsidR="00496BC2">
          <w:instrText xml:space="preserve"> PAGEREF _Toc8727 \h </w:instrText>
        </w:r>
        <w:r w:rsidR="00496BC2">
          <w:fldChar w:fldCharType="separate"/>
        </w:r>
        <w:r w:rsidR="00496BC2">
          <w:t>75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417" w:history="1">
        <w:r w:rsidR="00496BC2">
          <w:rPr>
            <w:rFonts w:ascii="SimSun" w:eastAsia="SimSun" w:hAnsi="SimSun" w:cs="SimSun" w:hint="eastAsia"/>
          </w:rPr>
          <w:t>2.17.1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_Toc1417 \h </w:instrText>
        </w:r>
        <w:r w:rsidR="00496BC2">
          <w:fldChar w:fldCharType="separate"/>
        </w:r>
        <w:r w:rsidR="00496BC2">
          <w:t>75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0719" w:history="1">
        <w:r w:rsidR="00496BC2">
          <w:rPr>
            <w:rFonts w:ascii="SimSun" w:eastAsia="SimSun" w:hAnsi="SimSun" w:cs="SimSun" w:hint="eastAsia"/>
          </w:rPr>
          <w:t>2.17.2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_Toc10719 \h </w:instrText>
        </w:r>
        <w:r w:rsidR="00496BC2">
          <w:fldChar w:fldCharType="separate"/>
        </w:r>
        <w:r w:rsidR="00496BC2">
          <w:t>75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6266" w:history="1">
        <w:r w:rsidR="00496BC2">
          <w:rPr>
            <w:rFonts w:ascii="SimSun" w:eastAsia="SimSun" w:hAnsi="SimSun" w:cs="SimSun" w:hint="eastAsia"/>
          </w:rPr>
          <w:t>2.17.3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_Toc16266 \h </w:instrText>
        </w:r>
        <w:r w:rsidR="00496BC2">
          <w:fldChar w:fldCharType="separate"/>
        </w:r>
        <w:r w:rsidR="00496BC2">
          <w:t>75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7253" w:history="1">
        <w:r w:rsidR="00496BC2">
          <w:rPr>
            <w:rFonts w:ascii="SimSun" w:eastAsia="SimSun" w:hAnsi="SimSun" w:cs="SimSun" w:hint="eastAsia"/>
          </w:rPr>
          <w:t>2.17.4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_Toc27253 \h </w:instrText>
        </w:r>
        <w:r w:rsidR="00496BC2">
          <w:fldChar w:fldCharType="separate"/>
        </w:r>
        <w:r w:rsidR="00496BC2">
          <w:t>75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592" w:history="1">
        <w:r w:rsidR="00496BC2">
          <w:rPr>
            <w:rFonts w:ascii="SimSun" w:eastAsia="SimSun" w:hAnsi="SimSun" w:cs="SimSun" w:hint="eastAsia"/>
          </w:rPr>
          <w:t>2.17.5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_Toc2592 \h </w:instrText>
        </w:r>
        <w:r w:rsidR="00496BC2">
          <w:fldChar w:fldCharType="separate"/>
        </w:r>
        <w:r w:rsidR="00496BC2">
          <w:t>76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23877" w:history="1">
        <w:r w:rsidR="00496BC2">
          <w:rPr>
            <w:rFonts w:eastAsia="SimSun" w:hint="eastAsia"/>
          </w:rPr>
          <w:t>2.18 Get SKU groups supported by ICCID</w:t>
        </w:r>
        <w:r w:rsidR="00496BC2">
          <w:tab/>
        </w:r>
        <w:r w:rsidR="00496BC2">
          <w:fldChar w:fldCharType="begin"/>
        </w:r>
        <w:r w:rsidR="00496BC2">
          <w:instrText xml:space="preserve"> PAGEREF _Toc23877 \h </w:instrText>
        </w:r>
        <w:r w:rsidR="00496BC2">
          <w:fldChar w:fldCharType="separate"/>
        </w:r>
        <w:r w:rsidR="00496BC2">
          <w:t>77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1271" w:history="1">
        <w:r w:rsidR="00496BC2">
          <w:rPr>
            <w:rFonts w:ascii="SimSun" w:eastAsia="SimSun" w:hAnsi="SimSun" w:cs="SimSun" w:hint="eastAsia"/>
          </w:rPr>
          <w:t>2.18.1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_Toc21271 \h </w:instrText>
        </w:r>
        <w:r w:rsidR="00496BC2">
          <w:fldChar w:fldCharType="separate"/>
        </w:r>
        <w:r w:rsidR="00496BC2">
          <w:t>77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1204" w:history="1">
        <w:r w:rsidR="00496BC2">
          <w:rPr>
            <w:rFonts w:ascii="SimSun" w:eastAsia="SimSun" w:hAnsi="SimSun" w:cs="SimSun" w:hint="eastAsia"/>
          </w:rPr>
          <w:t>2.18.2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_Toc21204 \h </w:instrText>
        </w:r>
        <w:r w:rsidR="00496BC2">
          <w:fldChar w:fldCharType="separate"/>
        </w:r>
        <w:r w:rsidR="00496BC2">
          <w:t>77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5394" w:history="1">
        <w:r w:rsidR="00496BC2">
          <w:rPr>
            <w:rFonts w:ascii="SimSun" w:eastAsia="SimSun" w:hAnsi="SimSun" w:cs="SimSun" w:hint="eastAsia"/>
          </w:rPr>
          <w:t>2.18.3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_Toc25394 \h </w:instrText>
        </w:r>
        <w:r w:rsidR="00496BC2">
          <w:fldChar w:fldCharType="separate"/>
        </w:r>
        <w:r w:rsidR="00496BC2">
          <w:t>77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0693" w:history="1">
        <w:r w:rsidR="00496BC2">
          <w:rPr>
            <w:rFonts w:ascii="SimSun" w:eastAsia="SimSun" w:hAnsi="SimSun" w:cs="SimSun" w:hint="eastAsia"/>
          </w:rPr>
          <w:t>2.18.4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_Toc10693 \h </w:instrText>
        </w:r>
        <w:r w:rsidR="00496BC2">
          <w:fldChar w:fldCharType="separate"/>
        </w:r>
        <w:r w:rsidR="00496BC2">
          <w:t>77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5288" w:history="1">
        <w:r w:rsidR="00496BC2">
          <w:rPr>
            <w:rFonts w:ascii="SimSun" w:eastAsia="SimSun" w:hAnsi="SimSun" w:cs="SimSun" w:hint="eastAsia"/>
          </w:rPr>
          <w:t>2.18.5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_Toc15288 \h </w:instrText>
        </w:r>
        <w:r w:rsidR="00496BC2">
          <w:fldChar w:fldCharType="separate"/>
        </w:r>
        <w:r w:rsidR="00496BC2">
          <w:t>78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11975" w:history="1">
        <w:r w:rsidR="00496BC2">
          <w:rPr>
            <w:rFonts w:eastAsia="SimSun" w:hint="eastAsia"/>
          </w:rPr>
          <w:t>2.19 Get the package details supported by the SKU supported by ICCID</w:t>
        </w:r>
        <w:r w:rsidR="00496BC2">
          <w:tab/>
        </w:r>
        <w:r w:rsidR="00496BC2">
          <w:fldChar w:fldCharType="begin"/>
        </w:r>
        <w:r w:rsidR="00496BC2">
          <w:instrText xml:space="preserve"> PAGEREF _Toc11975 \h </w:instrText>
        </w:r>
        <w:r w:rsidR="00496BC2">
          <w:fldChar w:fldCharType="separate"/>
        </w:r>
        <w:r w:rsidR="00496BC2">
          <w:t>81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349" w:history="1">
        <w:r w:rsidR="00496BC2">
          <w:rPr>
            <w:rFonts w:ascii="SimSun" w:eastAsia="SimSun" w:hAnsi="SimSun" w:cs="SimSun" w:hint="eastAsia"/>
          </w:rPr>
          <w:t>2.19.1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_Toc3349 \h </w:instrText>
        </w:r>
        <w:r w:rsidR="00496BC2">
          <w:fldChar w:fldCharType="separate"/>
        </w:r>
        <w:r w:rsidR="00496BC2">
          <w:t>81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9991" w:history="1">
        <w:r w:rsidR="00496BC2">
          <w:rPr>
            <w:rFonts w:ascii="SimSun" w:eastAsia="SimSun" w:hAnsi="SimSun" w:cs="SimSun" w:hint="eastAsia"/>
          </w:rPr>
          <w:t>2.19.2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_Toc29991 \h </w:instrText>
        </w:r>
        <w:r w:rsidR="00496BC2">
          <w:fldChar w:fldCharType="separate"/>
        </w:r>
        <w:r w:rsidR="00496BC2">
          <w:t>81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0634" w:history="1">
        <w:r w:rsidR="00496BC2">
          <w:rPr>
            <w:rFonts w:ascii="SimSun" w:eastAsia="SimSun" w:hAnsi="SimSun" w:cs="SimSun" w:hint="eastAsia"/>
          </w:rPr>
          <w:t>2.19.3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_Toc30634 \h </w:instrText>
        </w:r>
        <w:r w:rsidR="00496BC2">
          <w:fldChar w:fldCharType="separate"/>
        </w:r>
        <w:r w:rsidR="00496BC2">
          <w:t>81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3545" w:history="1">
        <w:r w:rsidR="00496BC2">
          <w:rPr>
            <w:rFonts w:ascii="SimSun" w:eastAsia="SimSun" w:hAnsi="SimSun" w:cs="SimSun" w:hint="eastAsia"/>
          </w:rPr>
          <w:t>2.19.4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_Toc13545 \h </w:instrText>
        </w:r>
        <w:r w:rsidR="00496BC2">
          <w:fldChar w:fldCharType="separate"/>
        </w:r>
        <w:r w:rsidR="00496BC2">
          <w:t>81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4104" w:history="1">
        <w:r w:rsidR="00496BC2">
          <w:rPr>
            <w:rFonts w:ascii="SimSun" w:eastAsia="SimSun" w:hAnsi="SimSun" w:cs="SimSun" w:hint="eastAsia"/>
          </w:rPr>
          <w:t>2.19.5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_Toc4104 \h </w:instrText>
        </w:r>
        <w:r w:rsidR="00496BC2">
          <w:fldChar w:fldCharType="separate"/>
        </w:r>
        <w:r w:rsidR="00496BC2">
          <w:t>84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25221" w:history="1">
        <w:r w:rsidR="00496BC2">
          <w:rPr>
            <w:rFonts w:eastAsia="SimSun" w:hint="eastAsia"/>
          </w:rPr>
          <w:t xml:space="preserve">2.20 </w:t>
        </w:r>
        <w:r w:rsidR="00496BC2">
          <w:rPr>
            <w:rFonts w:eastAsia="SimSun"/>
          </w:rPr>
          <w:t>Physical SIM</w:t>
        </w:r>
        <w:r w:rsidR="00496BC2">
          <w:rPr>
            <w:rFonts w:eastAsia="SimSun" w:hint="eastAsia"/>
          </w:rPr>
          <w:t>-</w:t>
        </w:r>
        <w:r w:rsidR="00496BC2">
          <w:t xml:space="preserve"> </w:t>
        </w:r>
        <w:r w:rsidR="00496BC2">
          <w:rPr>
            <w:rFonts w:eastAsia="SimSun"/>
          </w:rPr>
          <w:t>Get the list of supported packages based on dpId</w:t>
        </w:r>
        <w:r w:rsidR="00496BC2">
          <w:tab/>
        </w:r>
        <w:r w:rsidR="00496BC2">
          <w:fldChar w:fldCharType="begin"/>
        </w:r>
        <w:r w:rsidR="00496BC2">
          <w:instrText xml:space="preserve"> PAGEREF _Toc25221 \h </w:instrText>
        </w:r>
        <w:r w:rsidR="00496BC2">
          <w:fldChar w:fldCharType="separate"/>
        </w:r>
        <w:r w:rsidR="00496BC2">
          <w:t>88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0799" w:history="1">
        <w:r w:rsidR="00496BC2">
          <w:rPr>
            <w:rFonts w:ascii="SimSun" w:eastAsia="SimSun" w:hAnsi="SimSun" w:cs="SimSun" w:hint="eastAsia"/>
          </w:rPr>
          <w:t xml:space="preserve">2.20.1 </w:t>
        </w:r>
        <w:r w:rsidR="00496BC2">
          <w:rPr>
            <w:rFonts w:ascii="SimSun" w:eastAsia="SimSun" w:hAnsi="SimSun" w:cs="SimSun"/>
          </w:rPr>
          <w:t xml:space="preserve">Interface </w:t>
        </w:r>
        <w:r w:rsidR="00496BC2">
          <w:rPr>
            <w:rFonts w:ascii="SimSun" w:eastAsia="SimSun" w:hAnsi="SimSun" w:cs="SimSun" w:hint="eastAsia"/>
          </w:rPr>
          <w:t>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_Toc10799 \h </w:instrText>
        </w:r>
        <w:r w:rsidR="00496BC2">
          <w:fldChar w:fldCharType="separate"/>
        </w:r>
        <w:r w:rsidR="00496BC2">
          <w:t>88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5571" w:history="1">
        <w:r w:rsidR="00496BC2">
          <w:rPr>
            <w:rFonts w:ascii="SimSun" w:eastAsia="SimSun" w:hAnsi="SimSun" w:cs="SimSun" w:hint="eastAsia"/>
          </w:rPr>
          <w:t>2.20.2 Interface constraint</w:t>
        </w:r>
        <w:r w:rsidR="00496BC2">
          <w:rPr>
            <w:rFonts w:ascii="SimSun" w:eastAsia="SimSun" w:hAnsi="SimSun" w:cs="SimSun"/>
          </w:rPr>
          <w:t>s</w:t>
        </w:r>
        <w:r w:rsidR="00496BC2">
          <w:tab/>
        </w:r>
        <w:r w:rsidR="00496BC2">
          <w:fldChar w:fldCharType="begin"/>
        </w:r>
        <w:r w:rsidR="00496BC2">
          <w:instrText xml:space="preserve"> PAGEREF _Toc5571 \h </w:instrText>
        </w:r>
        <w:r w:rsidR="00496BC2">
          <w:fldChar w:fldCharType="separate"/>
        </w:r>
        <w:r w:rsidR="00496BC2">
          <w:t>88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9328" w:history="1">
        <w:r w:rsidR="00496BC2">
          <w:rPr>
            <w:rFonts w:ascii="SimSun" w:eastAsia="SimSun" w:hAnsi="SimSun" w:cs="SimSun" w:hint="eastAsia"/>
          </w:rPr>
          <w:t>2.20.3 Interface nam</w:t>
        </w:r>
        <w:r w:rsidR="00496BC2">
          <w:rPr>
            <w:rFonts w:ascii="SimSun" w:eastAsia="SimSun" w:hAnsi="SimSun" w:cs="SimSun"/>
          </w:rPr>
          <w:t>e</w:t>
        </w:r>
        <w:r w:rsidR="00496BC2">
          <w:tab/>
        </w:r>
        <w:r w:rsidR="00496BC2">
          <w:fldChar w:fldCharType="begin"/>
        </w:r>
        <w:r w:rsidR="00496BC2">
          <w:instrText xml:space="preserve"> PAGEREF _Toc19328 \h </w:instrText>
        </w:r>
        <w:r w:rsidR="00496BC2">
          <w:fldChar w:fldCharType="separate"/>
        </w:r>
        <w:r w:rsidR="00496BC2">
          <w:t>88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6463" w:history="1">
        <w:r w:rsidR="00496BC2">
          <w:rPr>
            <w:rFonts w:ascii="SimSun" w:eastAsia="SimSun" w:hAnsi="SimSun" w:cs="SimSun" w:hint="eastAsia"/>
          </w:rPr>
          <w:t>2.20.4 Return constraint</w:t>
        </w:r>
        <w:r w:rsidR="00496BC2">
          <w:rPr>
            <w:rFonts w:ascii="SimSun" w:eastAsia="SimSun" w:hAnsi="SimSun" w:cs="SimSun"/>
          </w:rPr>
          <w:t>s</w:t>
        </w:r>
        <w:r w:rsidR="00496BC2">
          <w:tab/>
        </w:r>
        <w:r w:rsidR="00496BC2">
          <w:fldChar w:fldCharType="begin"/>
        </w:r>
        <w:r w:rsidR="00496BC2">
          <w:instrText xml:space="preserve"> PAGEREF _Toc16463 \h </w:instrText>
        </w:r>
        <w:r w:rsidR="00496BC2">
          <w:fldChar w:fldCharType="separate"/>
        </w:r>
        <w:r w:rsidR="00496BC2">
          <w:t>88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4963" w:history="1">
        <w:r w:rsidR="00496BC2">
          <w:rPr>
            <w:rFonts w:ascii="SimSun" w:eastAsia="SimSun" w:hAnsi="SimSun" w:cs="SimSun" w:hint="eastAsia"/>
          </w:rPr>
          <w:t>2.20.5 Return For</w:t>
        </w:r>
        <w:r w:rsidR="00496BC2">
          <w:rPr>
            <w:rFonts w:ascii="SimSun" w:eastAsia="SimSun" w:hAnsi="SimSun" w:cs="SimSun"/>
          </w:rPr>
          <w:t>m</w:t>
        </w:r>
        <w:r w:rsidR="00496BC2">
          <w:tab/>
        </w:r>
        <w:r w:rsidR="00496BC2">
          <w:fldChar w:fldCharType="begin"/>
        </w:r>
        <w:r w:rsidR="00496BC2">
          <w:instrText xml:space="preserve"> PAGEREF _Toc24963 \h </w:instrText>
        </w:r>
        <w:r w:rsidR="00496BC2">
          <w:fldChar w:fldCharType="separate"/>
        </w:r>
        <w:r w:rsidR="00496BC2">
          <w:t>90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31216" w:history="1">
        <w:r w:rsidR="00496BC2">
          <w:rPr>
            <w:rFonts w:eastAsia="SimSun" w:hint="eastAsia"/>
          </w:rPr>
          <w:t>2.21 Get the package details supported by the ICCID</w:t>
        </w:r>
        <w:r w:rsidR="00496BC2">
          <w:tab/>
        </w:r>
        <w:r w:rsidR="00496BC2">
          <w:fldChar w:fldCharType="begin"/>
        </w:r>
        <w:r w:rsidR="00496BC2">
          <w:instrText xml:space="preserve"> PAGEREF _Toc31216 \h </w:instrText>
        </w:r>
        <w:r w:rsidR="00496BC2">
          <w:fldChar w:fldCharType="separate"/>
        </w:r>
        <w:r w:rsidR="00496BC2">
          <w:t>93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004" w:history="1">
        <w:r w:rsidR="00496BC2">
          <w:rPr>
            <w:rFonts w:ascii="SimSun" w:eastAsia="SimSun" w:hAnsi="SimSun" w:cs="SimSun" w:hint="eastAsia"/>
          </w:rPr>
          <w:t>2.21.1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_Toc3004 \h </w:instrText>
        </w:r>
        <w:r w:rsidR="00496BC2">
          <w:fldChar w:fldCharType="separate"/>
        </w:r>
        <w:r w:rsidR="00496BC2">
          <w:t>93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6033" w:history="1">
        <w:r w:rsidR="00496BC2">
          <w:rPr>
            <w:rFonts w:ascii="SimSun" w:eastAsia="SimSun" w:hAnsi="SimSun" w:cs="SimSun" w:hint="eastAsia"/>
          </w:rPr>
          <w:t>2.21.2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_Toc6033 \h </w:instrText>
        </w:r>
        <w:r w:rsidR="00496BC2">
          <w:fldChar w:fldCharType="separate"/>
        </w:r>
        <w:r w:rsidR="00496BC2">
          <w:t>93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0994" w:history="1">
        <w:r w:rsidR="00496BC2">
          <w:rPr>
            <w:rFonts w:ascii="SimSun" w:eastAsia="SimSun" w:hAnsi="SimSun" w:cs="SimSun" w:hint="eastAsia"/>
          </w:rPr>
          <w:t>2.21.3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_Toc30994 \h </w:instrText>
        </w:r>
        <w:r w:rsidR="00496BC2">
          <w:fldChar w:fldCharType="separate"/>
        </w:r>
        <w:r w:rsidR="00496BC2">
          <w:t>93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1134" w:history="1">
        <w:r w:rsidR="00496BC2">
          <w:rPr>
            <w:rFonts w:ascii="SimSun" w:eastAsia="SimSun" w:hAnsi="SimSun" w:cs="SimSun" w:hint="eastAsia"/>
          </w:rPr>
          <w:t>2.21.4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_Toc11134 \h </w:instrText>
        </w:r>
        <w:r w:rsidR="00496BC2">
          <w:fldChar w:fldCharType="separate"/>
        </w:r>
        <w:r w:rsidR="00496BC2">
          <w:t>93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7583" w:history="1">
        <w:r w:rsidR="00496BC2">
          <w:rPr>
            <w:rFonts w:ascii="SimSun" w:eastAsia="SimSun" w:hAnsi="SimSun" w:cs="SimSun" w:hint="eastAsia"/>
          </w:rPr>
          <w:t>2.21.5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_Toc7583 \h </w:instrText>
        </w:r>
        <w:r w:rsidR="00496BC2">
          <w:fldChar w:fldCharType="separate"/>
        </w:r>
        <w:r w:rsidR="00496BC2">
          <w:t>96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27624" w:history="1">
        <w:r w:rsidR="00496BC2">
          <w:rPr>
            <w:rFonts w:eastAsia="SimSun" w:hint="eastAsia"/>
          </w:rPr>
          <w:t xml:space="preserve">2.22 </w:t>
        </w:r>
        <w:r w:rsidR="00496BC2">
          <w:rPr>
            <w:rFonts w:eastAsia="SimSun"/>
          </w:rPr>
          <w:t>Query SIM</w:t>
        </w:r>
        <w:r w:rsidR="00496BC2">
          <w:rPr>
            <w:rFonts w:eastAsia="SimSun" w:hint="eastAsia"/>
          </w:rPr>
          <w:t xml:space="preserve"> Card</w:t>
        </w:r>
        <w:r w:rsidR="00496BC2">
          <w:rPr>
            <w:rFonts w:eastAsia="SimSun"/>
          </w:rPr>
          <w:t xml:space="preserve"> Order Information List</w:t>
        </w:r>
        <w:r w:rsidR="00496BC2">
          <w:rPr>
            <w:rFonts w:eastAsia="SimSun" w:hint="eastAsia"/>
          </w:rPr>
          <w:t>(Supports: eSIM and physical SIM card renewal)</w:t>
        </w:r>
        <w:r w:rsidR="00496BC2">
          <w:tab/>
        </w:r>
        <w:r w:rsidR="00496BC2">
          <w:fldChar w:fldCharType="begin"/>
        </w:r>
        <w:r w:rsidR="00496BC2">
          <w:instrText xml:space="preserve"> PAGEREF _Toc27624 \h </w:instrText>
        </w:r>
        <w:r w:rsidR="00496BC2">
          <w:fldChar w:fldCharType="separate"/>
        </w:r>
        <w:r w:rsidR="00496BC2">
          <w:t>100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8312" w:history="1">
        <w:r w:rsidR="00496BC2">
          <w:rPr>
            <w:rFonts w:ascii="SimSun" w:eastAsia="SimSun" w:hAnsi="SimSun" w:cs="SimSun" w:hint="eastAsia"/>
          </w:rPr>
          <w:t>2.22.1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_Toc28312 \h </w:instrText>
        </w:r>
        <w:r w:rsidR="00496BC2">
          <w:fldChar w:fldCharType="separate"/>
        </w:r>
        <w:r w:rsidR="00496BC2">
          <w:t>100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1695" w:history="1">
        <w:r w:rsidR="00496BC2">
          <w:rPr>
            <w:rFonts w:ascii="SimSun" w:eastAsia="SimSun" w:hAnsi="SimSun" w:cs="SimSun" w:hint="eastAsia"/>
          </w:rPr>
          <w:t>2.22.2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_Toc21695 \h </w:instrText>
        </w:r>
        <w:r w:rsidR="00496BC2">
          <w:fldChar w:fldCharType="separate"/>
        </w:r>
        <w:r w:rsidR="00496BC2">
          <w:t>100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8212" w:history="1">
        <w:r w:rsidR="00496BC2">
          <w:rPr>
            <w:rFonts w:ascii="SimSun" w:eastAsia="SimSun" w:hAnsi="SimSun" w:cs="SimSun" w:hint="eastAsia"/>
          </w:rPr>
          <w:t>2.22.3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_Toc8212 \h </w:instrText>
        </w:r>
        <w:r w:rsidR="00496BC2">
          <w:fldChar w:fldCharType="separate"/>
        </w:r>
        <w:r w:rsidR="00496BC2">
          <w:t>101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1113" w:history="1">
        <w:r w:rsidR="00496BC2">
          <w:rPr>
            <w:rFonts w:ascii="SimSun" w:eastAsia="SimSun" w:hAnsi="SimSun" w:cs="SimSun" w:hint="eastAsia"/>
          </w:rPr>
          <w:t>2.22.4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_Toc11113 \h </w:instrText>
        </w:r>
        <w:r w:rsidR="00496BC2">
          <w:fldChar w:fldCharType="separate"/>
        </w:r>
        <w:r w:rsidR="00496BC2">
          <w:t>101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9810" w:history="1">
        <w:r w:rsidR="00496BC2">
          <w:rPr>
            <w:rFonts w:ascii="SimSun" w:eastAsia="SimSun" w:hAnsi="SimSun" w:cs="SimSun" w:hint="eastAsia"/>
          </w:rPr>
          <w:t>2.22.5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_Toc19810 \h </w:instrText>
        </w:r>
        <w:r w:rsidR="00496BC2">
          <w:fldChar w:fldCharType="separate"/>
        </w:r>
        <w:r w:rsidR="00496BC2">
          <w:t>104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14266" w:history="1">
        <w:r w:rsidR="00496BC2">
          <w:rPr>
            <w:rFonts w:eastAsia="SimSun" w:hint="eastAsia"/>
          </w:rPr>
          <w:t>2.23 Verify resources based on the package's unique identification code</w:t>
        </w:r>
        <w:r w:rsidR="00496BC2">
          <w:tab/>
        </w:r>
        <w:r w:rsidR="00496BC2">
          <w:fldChar w:fldCharType="begin"/>
        </w:r>
        <w:r w:rsidR="00496BC2">
          <w:instrText xml:space="preserve"> PAGEREF _Toc14266 \h </w:instrText>
        </w:r>
        <w:r w:rsidR="00496BC2">
          <w:fldChar w:fldCharType="separate"/>
        </w:r>
        <w:r w:rsidR="00496BC2">
          <w:t>106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9528" w:history="1">
        <w:r w:rsidR="00496BC2">
          <w:rPr>
            <w:rFonts w:ascii="SimSun" w:eastAsia="SimSun" w:hAnsi="SimSun" w:cs="SimSun" w:hint="eastAsia"/>
          </w:rPr>
          <w:t>2.23.1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_Toc29528 \h </w:instrText>
        </w:r>
        <w:r w:rsidR="00496BC2">
          <w:fldChar w:fldCharType="separate"/>
        </w:r>
        <w:r w:rsidR="00496BC2">
          <w:t>106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0034" w:history="1">
        <w:r w:rsidR="00496BC2">
          <w:rPr>
            <w:rFonts w:ascii="SimSun" w:eastAsia="SimSun" w:hAnsi="SimSun" w:cs="SimSun" w:hint="eastAsia"/>
          </w:rPr>
          <w:t>2.23.2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_Toc20034 \h </w:instrText>
        </w:r>
        <w:r w:rsidR="00496BC2">
          <w:fldChar w:fldCharType="separate"/>
        </w:r>
        <w:r w:rsidR="00496BC2">
          <w:t>106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3333" w:history="1">
        <w:r w:rsidR="00496BC2">
          <w:rPr>
            <w:rFonts w:ascii="SimSun" w:eastAsia="SimSun" w:hAnsi="SimSun" w:cs="SimSun" w:hint="eastAsia"/>
          </w:rPr>
          <w:t>2.23.3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_Toc23333 \h </w:instrText>
        </w:r>
        <w:r w:rsidR="00496BC2">
          <w:fldChar w:fldCharType="separate"/>
        </w:r>
        <w:r w:rsidR="00496BC2">
          <w:t>106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8121" w:history="1">
        <w:r w:rsidR="00496BC2">
          <w:rPr>
            <w:rFonts w:ascii="SimSun" w:eastAsia="SimSun" w:hAnsi="SimSun" w:cs="SimSun" w:hint="eastAsia"/>
          </w:rPr>
          <w:t>2.23.4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_Toc18121 \h </w:instrText>
        </w:r>
        <w:r w:rsidR="00496BC2">
          <w:fldChar w:fldCharType="separate"/>
        </w:r>
        <w:r w:rsidR="00496BC2">
          <w:t>106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9303" w:history="1">
        <w:r w:rsidR="00496BC2">
          <w:rPr>
            <w:rFonts w:ascii="SimSun" w:eastAsia="SimSun" w:hAnsi="SimSun" w:cs="SimSun" w:hint="eastAsia"/>
          </w:rPr>
          <w:t>2.23.5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_Toc19303 \h </w:instrText>
        </w:r>
        <w:r w:rsidR="00496BC2">
          <w:fldChar w:fldCharType="separate"/>
        </w:r>
        <w:r w:rsidR="00496BC2">
          <w:t>107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11167" w:history="1">
        <w:r w:rsidR="00496BC2">
          <w:rPr>
            <w:rFonts w:eastAsia="SimSun" w:hint="eastAsia"/>
          </w:rPr>
          <w:t>2.24 Place an order for a SIM card based on the package's unique identification code (Supports: eSIM and physical cards)</w:t>
        </w:r>
        <w:r w:rsidR="00496BC2">
          <w:tab/>
        </w:r>
        <w:r w:rsidR="00496BC2">
          <w:fldChar w:fldCharType="begin"/>
        </w:r>
        <w:r w:rsidR="00496BC2">
          <w:instrText xml:space="preserve"> PAGEREF _Toc11167 \h </w:instrText>
        </w:r>
        <w:r w:rsidR="00496BC2">
          <w:fldChar w:fldCharType="separate"/>
        </w:r>
        <w:r w:rsidR="00496BC2">
          <w:t>108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2972" w:history="1">
        <w:r w:rsidR="00496BC2">
          <w:rPr>
            <w:rFonts w:ascii="SimSun" w:eastAsia="SimSun" w:hAnsi="SimSun" w:cs="SimSun" w:hint="eastAsia"/>
          </w:rPr>
          <w:t>2.24.1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_Toc12972 \h </w:instrText>
        </w:r>
        <w:r w:rsidR="00496BC2">
          <w:fldChar w:fldCharType="separate"/>
        </w:r>
        <w:r w:rsidR="00496BC2">
          <w:t>108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4247" w:history="1">
        <w:r w:rsidR="00496BC2">
          <w:rPr>
            <w:rFonts w:ascii="SimSun" w:eastAsia="SimSun" w:hAnsi="SimSun" w:cs="SimSun" w:hint="eastAsia"/>
          </w:rPr>
          <w:t>2.24.2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_Toc4247 \h </w:instrText>
        </w:r>
        <w:r w:rsidR="00496BC2">
          <w:fldChar w:fldCharType="separate"/>
        </w:r>
        <w:r w:rsidR="00496BC2">
          <w:t>108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7954" w:history="1">
        <w:r w:rsidR="00496BC2">
          <w:rPr>
            <w:rFonts w:ascii="SimSun" w:eastAsia="SimSun" w:hAnsi="SimSun" w:cs="SimSun" w:hint="eastAsia"/>
          </w:rPr>
          <w:t>2.24.3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_Toc7954 \h </w:instrText>
        </w:r>
        <w:r w:rsidR="00496BC2">
          <w:fldChar w:fldCharType="separate"/>
        </w:r>
        <w:r w:rsidR="00496BC2">
          <w:t>109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3983" w:history="1">
        <w:r w:rsidR="00496BC2">
          <w:rPr>
            <w:rFonts w:ascii="SimSun" w:eastAsia="SimSun" w:hAnsi="SimSun" w:cs="SimSun" w:hint="eastAsia"/>
          </w:rPr>
          <w:t>2.24.4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_Toc13983 \h </w:instrText>
        </w:r>
        <w:r w:rsidR="00496BC2">
          <w:fldChar w:fldCharType="separate"/>
        </w:r>
        <w:r w:rsidR="00496BC2">
          <w:t>109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3294" w:history="1">
        <w:r w:rsidR="00496BC2">
          <w:rPr>
            <w:rFonts w:ascii="SimSun" w:eastAsia="SimSun" w:hAnsi="SimSun" w:cs="SimSun" w:hint="eastAsia"/>
          </w:rPr>
          <w:t>2.24.5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_Toc13294 \h </w:instrText>
        </w:r>
        <w:r w:rsidR="00496BC2">
          <w:fldChar w:fldCharType="separate"/>
        </w:r>
        <w:r w:rsidR="00496BC2">
          <w:t>112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2387" w:history="1">
        <w:r w:rsidR="00496BC2">
          <w:rPr>
            <w:rFonts w:eastAsia="SimSun" w:hint="eastAsia"/>
          </w:rPr>
          <w:t>2.25 SIM renewal based on package unique identification code (support: eSIM and physical card renewal)</w:t>
        </w:r>
        <w:r w:rsidR="00496BC2">
          <w:tab/>
        </w:r>
        <w:r w:rsidR="00496BC2">
          <w:fldChar w:fldCharType="begin"/>
        </w:r>
        <w:r w:rsidR="00496BC2">
          <w:instrText xml:space="preserve"> PAGEREF _Toc2387 \h </w:instrText>
        </w:r>
        <w:r w:rsidR="00496BC2">
          <w:fldChar w:fldCharType="separate"/>
        </w:r>
        <w:r w:rsidR="00496BC2">
          <w:t>116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5532" w:history="1">
        <w:r w:rsidR="00496BC2">
          <w:rPr>
            <w:rFonts w:ascii="SimSun" w:eastAsia="SimSun" w:hAnsi="SimSun" w:cs="SimSun" w:hint="eastAsia"/>
          </w:rPr>
          <w:t>2.25.1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_Toc5532 \h </w:instrText>
        </w:r>
        <w:r w:rsidR="00496BC2">
          <w:fldChar w:fldCharType="separate"/>
        </w:r>
        <w:r w:rsidR="00496BC2">
          <w:t>116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1780" w:history="1">
        <w:r w:rsidR="00496BC2">
          <w:rPr>
            <w:rFonts w:ascii="SimSun" w:eastAsia="SimSun" w:hAnsi="SimSun" w:cs="SimSun" w:hint="eastAsia"/>
          </w:rPr>
          <w:t>2.25.2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_Toc11780 \h </w:instrText>
        </w:r>
        <w:r w:rsidR="00496BC2">
          <w:fldChar w:fldCharType="separate"/>
        </w:r>
        <w:r w:rsidR="00496BC2">
          <w:t>116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7645" w:history="1">
        <w:r w:rsidR="00496BC2">
          <w:rPr>
            <w:rFonts w:ascii="SimSun" w:eastAsia="SimSun" w:hAnsi="SimSun" w:cs="SimSun" w:hint="eastAsia"/>
          </w:rPr>
          <w:t>2.25.3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_Toc17645 \h </w:instrText>
        </w:r>
        <w:r w:rsidR="00496BC2">
          <w:fldChar w:fldCharType="separate"/>
        </w:r>
        <w:r w:rsidR="00496BC2">
          <w:t>117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2531" w:history="1">
        <w:r w:rsidR="00496BC2">
          <w:rPr>
            <w:rFonts w:ascii="SimSun" w:eastAsia="SimSun" w:hAnsi="SimSun" w:cs="SimSun" w:hint="eastAsia"/>
          </w:rPr>
          <w:t>2.25.4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_Toc22531 \h </w:instrText>
        </w:r>
        <w:r w:rsidR="00496BC2">
          <w:fldChar w:fldCharType="separate"/>
        </w:r>
        <w:r w:rsidR="00496BC2">
          <w:t>117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8353" w:history="1">
        <w:r w:rsidR="00496BC2">
          <w:rPr>
            <w:rFonts w:ascii="SimSun" w:eastAsia="SimSun" w:hAnsi="SimSun" w:cs="SimSun" w:hint="eastAsia"/>
          </w:rPr>
          <w:t>2.25.5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_Toc28353 \h </w:instrText>
        </w:r>
        <w:r w:rsidR="00496BC2">
          <w:fldChar w:fldCharType="separate"/>
        </w:r>
        <w:r w:rsidR="00496BC2">
          <w:t>119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29744" w:history="1">
        <w:r w:rsidR="00496BC2">
          <w:rPr>
            <w:rFonts w:eastAsia="SimSun" w:hint="eastAsia"/>
          </w:rPr>
          <w:t>2.26 Get account balance</w:t>
        </w:r>
        <w:r w:rsidR="00496BC2">
          <w:tab/>
        </w:r>
        <w:r w:rsidR="00496BC2">
          <w:fldChar w:fldCharType="begin"/>
        </w:r>
        <w:r w:rsidR="00496BC2">
          <w:instrText xml:space="preserve"> PAGEREF _Toc29744 \h </w:instrText>
        </w:r>
        <w:r w:rsidR="00496BC2">
          <w:fldChar w:fldCharType="separate"/>
        </w:r>
        <w:r w:rsidR="00496BC2">
          <w:t>123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6621" w:history="1">
        <w:r w:rsidR="00496BC2">
          <w:rPr>
            <w:rFonts w:ascii="SimSun" w:eastAsia="SimSun" w:hAnsi="SimSun" w:cs="SimSun" w:hint="eastAsia"/>
          </w:rPr>
          <w:t>2.26.1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_Toc6621 \h </w:instrText>
        </w:r>
        <w:r w:rsidR="00496BC2">
          <w:fldChar w:fldCharType="separate"/>
        </w:r>
        <w:r w:rsidR="00496BC2">
          <w:t>123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612" w:history="1">
        <w:r w:rsidR="00496BC2">
          <w:rPr>
            <w:rFonts w:ascii="SimSun" w:eastAsia="SimSun" w:hAnsi="SimSun" w:cs="SimSun" w:hint="eastAsia"/>
          </w:rPr>
          <w:t>2.26.2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_Toc3612 \h </w:instrText>
        </w:r>
        <w:r w:rsidR="00496BC2">
          <w:fldChar w:fldCharType="separate"/>
        </w:r>
        <w:r w:rsidR="00496BC2">
          <w:t>123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1255" w:history="1">
        <w:r w:rsidR="00496BC2">
          <w:rPr>
            <w:rFonts w:ascii="SimSun" w:eastAsia="SimSun" w:hAnsi="SimSun" w:cs="SimSun" w:hint="eastAsia"/>
          </w:rPr>
          <w:t>2.26.3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_Toc11255 \h </w:instrText>
        </w:r>
        <w:r w:rsidR="00496BC2">
          <w:fldChar w:fldCharType="separate"/>
        </w:r>
        <w:r w:rsidR="00496BC2">
          <w:t>123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9037" w:history="1">
        <w:r w:rsidR="00496BC2">
          <w:rPr>
            <w:rFonts w:ascii="SimSun" w:eastAsia="SimSun" w:hAnsi="SimSun" w:cs="SimSun" w:hint="eastAsia"/>
          </w:rPr>
          <w:t>2.26.4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_Toc9037 \h </w:instrText>
        </w:r>
        <w:r w:rsidR="00496BC2">
          <w:fldChar w:fldCharType="separate"/>
        </w:r>
        <w:r w:rsidR="00496BC2">
          <w:t>123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8569" w:history="1">
        <w:r w:rsidR="00496BC2">
          <w:rPr>
            <w:rFonts w:ascii="SimSun" w:eastAsia="SimSun" w:hAnsi="SimSun" w:cs="SimSun" w:hint="eastAsia"/>
          </w:rPr>
          <w:t>2.26.5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_Toc18569 \h </w:instrText>
        </w:r>
        <w:r w:rsidR="00496BC2">
          <w:fldChar w:fldCharType="separate"/>
        </w:r>
        <w:r w:rsidR="00496BC2">
          <w:t>124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32080" w:history="1">
        <w:r w:rsidR="00496BC2">
          <w:rPr>
            <w:rFonts w:hint="eastAsia"/>
          </w:rPr>
          <w:t xml:space="preserve">2.27 </w:t>
        </w:r>
        <w:r w:rsidR="00496BC2">
          <w:t>Obtain detailed information on iccid usage traffic</w:t>
        </w:r>
        <w:r w:rsidR="00496BC2">
          <w:tab/>
        </w:r>
        <w:r w:rsidR="00496BC2">
          <w:fldChar w:fldCharType="begin"/>
        </w:r>
        <w:r w:rsidR="00496BC2">
          <w:instrText xml:space="preserve"> PAGEREF _Toc32080 \h </w:instrText>
        </w:r>
        <w:r w:rsidR="00496BC2">
          <w:fldChar w:fldCharType="separate"/>
        </w:r>
        <w:r w:rsidR="00496BC2">
          <w:t>125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4308" w:history="1">
        <w:r w:rsidR="00496BC2">
          <w:rPr>
            <w:rFonts w:hint="eastAsia"/>
          </w:rPr>
          <w:t xml:space="preserve">2.27.1 </w:t>
        </w:r>
        <w:r w:rsidR="00496BC2">
          <w:t>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_Toc24308 \h </w:instrText>
        </w:r>
        <w:r w:rsidR="00496BC2">
          <w:fldChar w:fldCharType="separate"/>
        </w:r>
        <w:r w:rsidR="00496BC2">
          <w:t>125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2747" w:history="1">
        <w:r w:rsidR="00496BC2">
          <w:rPr>
            <w:rFonts w:hint="eastAsia"/>
          </w:rPr>
          <w:t xml:space="preserve">2.27.2 </w:t>
        </w:r>
        <w:r w:rsidR="00496BC2">
          <w:t>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_Toc12747 \h </w:instrText>
        </w:r>
        <w:r w:rsidR="00496BC2">
          <w:fldChar w:fldCharType="separate"/>
        </w:r>
        <w:r w:rsidR="00496BC2">
          <w:t>125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0995" w:history="1">
        <w:r w:rsidR="00496BC2">
          <w:rPr>
            <w:rFonts w:hint="eastAsia"/>
          </w:rPr>
          <w:t xml:space="preserve">2.27.3 </w:t>
        </w:r>
        <w:r w:rsidR="00496BC2">
          <w:t>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_Toc10995 \h </w:instrText>
        </w:r>
        <w:r w:rsidR="00496BC2">
          <w:fldChar w:fldCharType="separate"/>
        </w:r>
        <w:r w:rsidR="00496BC2">
          <w:t>125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8104" w:history="1">
        <w:r w:rsidR="00496BC2">
          <w:rPr>
            <w:rFonts w:hint="eastAsia"/>
          </w:rPr>
          <w:t xml:space="preserve">2.27.4 </w:t>
        </w:r>
        <w:r w:rsidR="00496BC2">
          <w:t>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_Toc8104 \h </w:instrText>
        </w:r>
        <w:r w:rsidR="00496BC2">
          <w:fldChar w:fldCharType="separate"/>
        </w:r>
        <w:r w:rsidR="00496BC2">
          <w:t>125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6752" w:history="1">
        <w:r w:rsidR="00496BC2">
          <w:rPr>
            <w:rFonts w:hint="eastAsia"/>
          </w:rPr>
          <w:t xml:space="preserve">2.27.5 </w:t>
        </w:r>
        <w:r w:rsidR="00496BC2">
          <w:t>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_Toc16752 \h </w:instrText>
        </w:r>
        <w:r w:rsidR="00496BC2">
          <w:fldChar w:fldCharType="separate"/>
        </w:r>
        <w:r w:rsidR="00496BC2">
          <w:t>129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15119" w:history="1">
        <w:r w:rsidR="00496BC2">
          <w:rPr>
            <w:rFonts w:eastAsia="SimSun" w:hint="eastAsia"/>
          </w:rPr>
          <w:t>2.28 Obtain card information based on ICCID</w:t>
        </w:r>
        <w:r w:rsidR="00496BC2">
          <w:tab/>
        </w:r>
        <w:r w:rsidR="00496BC2">
          <w:fldChar w:fldCharType="begin"/>
        </w:r>
        <w:r w:rsidR="00496BC2">
          <w:instrText xml:space="preserve"> PAGEREF _Toc15119 \h </w:instrText>
        </w:r>
        <w:r w:rsidR="00496BC2">
          <w:fldChar w:fldCharType="separate"/>
        </w:r>
        <w:r w:rsidR="00496BC2">
          <w:t>133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1818" w:history="1">
        <w:r w:rsidR="00496BC2">
          <w:rPr>
            <w:rFonts w:ascii="SimSun" w:eastAsia="SimSun" w:hAnsi="SimSun" w:cs="SimSun" w:hint="eastAsia"/>
          </w:rPr>
          <w:t>2.28.1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_Toc21818 \h </w:instrText>
        </w:r>
        <w:r w:rsidR="00496BC2">
          <w:fldChar w:fldCharType="separate"/>
        </w:r>
        <w:r w:rsidR="00496BC2">
          <w:t>133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7874" w:history="1">
        <w:r w:rsidR="00496BC2">
          <w:rPr>
            <w:rFonts w:ascii="SimSun" w:eastAsia="SimSun" w:hAnsi="SimSun" w:cs="SimSun" w:hint="eastAsia"/>
          </w:rPr>
          <w:t>2.28.2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_Toc17874 \h </w:instrText>
        </w:r>
        <w:r w:rsidR="00496BC2">
          <w:fldChar w:fldCharType="separate"/>
        </w:r>
        <w:r w:rsidR="00496BC2">
          <w:t>133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1276" w:history="1">
        <w:r w:rsidR="00496BC2">
          <w:rPr>
            <w:rFonts w:ascii="SimSun" w:eastAsia="SimSun" w:hAnsi="SimSun" w:cs="SimSun" w:hint="eastAsia"/>
          </w:rPr>
          <w:t>2.28.3 Interface name</w:t>
        </w:r>
        <w:r w:rsidR="00496BC2">
          <w:tab/>
        </w:r>
        <w:r w:rsidR="00496BC2">
          <w:fldChar w:fldCharType="begin"/>
        </w:r>
        <w:r w:rsidR="00496BC2">
          <w:instrText xml:space="preserve"> PAGEREF _Toc31276 \h </w:instrText>
        </w:r>
        <w:r w:rsidR="00496BC2">
          <w:fldChar w:fldCharType="separate"/>
        </w:r>
        <w:r w:rsidR="00496BC2">
          <w:t>133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6489" w:history="1">
        <w:r w:rsidR="00496BC2">
          <w:rPr>
            <w:rFonts w:ascii="SimSun" w:eastAsia="SimSun" w:hAnsi="SimSun" w:cs="SimSun" w:hint="eastAsia"/>
          </w:rPr>
          <w:t>2.28.4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_Toc16489 \h </w:instrText>
        </w:r>
        <w:r w:rsidR="00496BC2">
          <w:fldChar w:fldCharType="separate"/>
        </w:r>
        <w:r w:rsidR="00496BC2">
          <w:t>133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8897" w:history="1">
        <w:r w:rsidR="00496BC2">
          <w:rPr>
            <w:rFonts w:ascii="SimSun" w:eastAsia="SimSun" w:hAnsi="SimSun" w:cs="SimSun" w:hint="eastAsia"/>
          </w:rPr>
          <w:t>2.28.5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_Toc8897 \h </w:instrText>
        </w:r>
        <w:r w:rsidR="00496BC2">
          <w:fldChar w:fldCharType="separate"/>
        </w:r>
        <w:r w:rsidR="00496BC2">
          <w:t>134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32700" w:history="1">
        <w:r w:rsidR="00496BC2">
          <w:rPr>
            <w:rFonts w:hint="eastAsia"/>
          </w:rPr>
          <w:t xml:space="preserve">2.29 </w:t>
        </w:r>
        <w:r w:rsidR="00496BC2">
          <w:rPr>
            <w:rFonts w:eastAsia="SimSun" w:hint="eastAsia"/>
          </w:rPr>
          <w:t>Get ICCID Historical Package Information</w:t>
        </w:r>
        <w:r w:rsidR="00496BC2">
          <w:tab/>
        </w:r>
        <w:r w:rsidR="00496BC2">
          <w:fldChar w:fldCharType="begin"/>
        </w:r>
        <w:r w:rsidR="00496BC2">
          <w:instrText xml:space="preserve"> PAGEREF _Toc32700 \h </w:instrText>
        </w:r>
        <w:r w:rsidR="00496BC2">
          <w:fldChar w:fldCharType="separate"/>
        </w:r>
        <w:r w:rsidR="00496BC2">
          <w:t>137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13107" w:history="1">
        <w:r w:rsidR="00496BC2">
          <w:rPr>
            <w:rFonts w:hint="eastAsia"/>
          </w:rPr>
          <w:t>2.29.1 Interface Description</w:t>
        </w:r>
        <w:r w:rsidR="00496BC2">
          <w:tab/>
        </w:r>
        <w:r w:rsidR="00496BC2">
          <w:fldChar w:fldCharType="begin"/>
        </w:r>
        <w:r w:rsidR="00496BC2">
          <w:instrText xml:space="preserve"> PAGEREF _Toc13107 \h </w:instrText>
        </w:r>
        <w:r w:rsidR="00496BC2">
          <w:fldChar w:fldCharType="separate"/>
        </w:r>
        <w:r w:rsidR="00496BC2">
          <w:t>137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30279" w:history="1">
        <w:r w:rsidR="00496BC2">
          <w:rPr>
            <w:rFonts w:ascii="SimSun" w:eastAsia="SimSun" w:hAnsi="SimSun" w:cs="SimSun" w:hint="eastAsia"/>
          </w:rPr>
          <w:t>2.29.2 Interface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_Toc30279 \h </w:instrText>
        </w:r>
        <w:r w:rsidR="00496BC2">
          <w:fldChar w:fldCharType="separate"/>
        </w:r>
        <w:r w:rsidR="00496BC2">
          <w:t>137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7822" w:history="1">
        <w:r w:rsidR="00496BC2">
          <w:rPr>
            <w:rFonts w:ascii="SimSun" w:eastAsia="SimSun" w:hAnsi="SimSun" w:cs="SimSun" w:hint="eastAsia"/>
          </w:rPr>
          <w:t xml:space="preserve">2.29.3 </w:t>
        </w:r>
        <w:r w:rsidR="00496BC2">
          <w:t>Interface nam</w:t>
        </w:r>
        <w:r w:rsidR="00496BC2">
          <w:rPr>
            <w:rFonts w:eastAsia="SimSun" w:hint="eastAsia"/>
          </w:rPr>
          <w:t>e</w:t>
        </w:r>
        <w:r w:rsidR="00496BC2">
          <w:tab/>
        </w:r>
        <w:r w:rsidR="00496BC2">
          <w:fldChar w:fldCharType="begin"/>
        </w:r>
        <w:r w:rsidR="00496BC2">
          <w:instrText xml:space="preserve"> PAGEREF _Toc7822 \h </w:instrText>
        </w:r>
        <w:r w:rsidR="00496BC2">
          <w:fldChar w:fldCharType="separate"/>
        </w:r>
        <w:r w:rsidR="00496BC2">
          <w:t>137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9538" w:history="1">
        <w:r w:rsidR="00496BC2">
          <w:rPr>
            <w:rFonts w:ascii="SimSun" w:eastAsia="SimSun" w:hAnsi="SimSun" w:cs="SimSun" w:hint="eastAsia"/>
          </w:rPr>
          <w:t>2.29.4 Return constraints</w:t>
        </w:r>
        <w:r w:rsidR="00496BC2">
          <w:tab/>
        </w:r>
        <w:r w:rsidR="00496BC2">
          <w:fldChar w:fldCharType="begin"/>
        </w:r>
        <w:r w:rsidR="00496BC2">
          <w:instrText xml:space="preserve"> PAGEREF _Toc29538 \h </w:instrText>
        </w:r>
        <w:r w:rsidR="00496BC2">
          <w:fldChar w:fldCharType="separate"/>
        </w:r>
        <w:r w:rsidR="00496BC2">
          <w:t>137</w:t>
        </w:r>
        <w:r w:rsidR="00496BC2">
          <w:fldChar w:fldCharType="end"/>
        </w:r>
      </w:hyperlink>
    </w:p>
    <w:p w:rsidR="00B94483" w:rsidRDefault="00000000">
      <w:pPr>
        <w:pStyle w:val="TDC3"/>
        <w:tabs>
          <w:tab w:val="right" w:leader="dot" w:pos="8730"/>
        </w:tabs>
      </w:pPr>
      <w:hyperlink w:anchor="_Toc25952" w:history="1">
        <w:r w:rsidR="00496BC2">
          <w:rPr>
            <w:rFonts w:ascii="SimSun" w:eastAsia="SimSun" w:hAnsi="SimSun" w:cs="SimSun" w:hint="eastAsia"/>
          </w:rPr>
          <w:t>2.29.5 Return Form</w:t>
        </w:r>
        <w:r w:rsidR="00496BC2">
          <w:tab/>
        </w:r>
        <w:r w:rsidR="00496BC2">
          <w:fldChar w:fldCharType="begin"/>
        </w:r>
        <w:r w:rsidR="00496BC2">
          <w:instrText xml:space="preserve"> PAGEREF _Toc25952 \h </w:instrText>
        </w:r>
        <w:r w:rsidR="00496BC2">
          <w:fldChar w:fldCharType="separate"/>
        </w:r>
        <w:r w:rsidR="00496BC2">
          <w:t>139</w:t>
        </w:r>
        <w:r w:rsidR="00496BC2">
          <w:fldChar w:fldCharType="end"/>
        </w:r>
      </w:hyperlink>
    </w:p>
    <w:p w:rsidR="00B94483" w:rsidRDefault="00000000">
      <w:pPr>
        <w:pStyle w:val="TDC1"/>
        <w:tabs>
          <w:tab w:val="right" w:leader="dot" w:pos="8730"/>
        </w:tabs>
      </w:pPr>
      <w:hyperlink w:anchor="_Toc29097" w:history="1">
        <w:r w:rsidR="00496BC2">
          <w:rPr>
            <w:rFonts w:hint="eastAsia"/>
          </w:rPr>
          <w:t>3 appendix</w:t>
        </w:r>
        <w:r w:rsidR="00496BC2">
          <w:tab/>
        </w:r>
        <w:r w:rsidR="00496BC2">
          <w:fldChar w:fldCharType="begin"/>
        </w:r>
        <w:r w:rsidR="00496BC2">
          <w:instrText xml:space="preserve"> PAGEREF _Toc29097 \h </w:instrText>
        </w:r>
        <w:r w:rsidR="00496BC2">
          <w:fldChar w:fldCharType="separate"/>
        </w:r>
        <w:r w:rsidR="00496BC2">
          <w:t>142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19184" w:history="1">
        <w:r w:rsidR="00496BC2">
          <w:rPr>
            <w:rFonts w:eastAsia="SimSun" w:hint="eastAsia"/>
          </w:rPr>
          <w:t>3.1 Order form</w:t>
        </w:r>
        <w:r w:rsidR="00496BC2">
          <w:rPr>
            <w:rFonts w:eastAsia="SimSun"/>
          </w:rPr>
          <w:t>State table</w:t>
        </w:r>
        <w:r w:rsidR="00496BC2">
          <w:tab/>
        </w:r>
        <w:r w:rsidR="00496BC2">
          <w:fldChar w:fldCharType="begin"/>
        </w:r>
        <w:r w:rsidR="00496BC2">
          <w:instrText xml:space="preserve"> PAGEREF _Toc19184 \h </w:instrText>
        </w:r>
        <w:r w:rsidR="00496BC2">
          <w:fldChar w:fldCharType="separate"/>
        </w:r>
        <w:r w:rsidR="00496BC2">
          <w:t>142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5604" w:history="1">
        <w:r w:rsidR="00496BC2">
          <w:rPr>
            <w:rFonts w:hint="eastAsia"/>
          </w:rPr>
          <w:t>3.2 PDF supports multilingual lists</w:t>
        </w:r>
        <w:r w:rsidR="00496BC2">
          <w:tab/>
        </w:r>
        <w:r w:rsidR="00496BC2">
          <w:fldChar w:fldCharType="begin"/>
        </w:r>
        <w:r w:rsidR="00496BC2">
          <w:instrText xml:space="preserve"> PAGEREF _Toc5604 \h </w:instrText>
        </w:r>
        <w:r w:rsidR="00496BC2">
          <w:fldChar w:fldCharType="separate"/>
        </w:r>
        <w:r w:rsidR="00496BC2">
          <w:t>143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32032" w:history="1">
        <w:r w:rsidR="00496BC2">
          <w:rPr>
            <w:rFonts w:hint="eastAsia"/>
          </w:rPr>
          <w:t>3.3 Java Login Demo</w:t>
        </w:r>
        <w:r w:rsidR="00496BC2">
          <w:tab/>
        </w:r>
        <w:r w:rsidR="00496BC2">
          <w:fldChar w:fldCharType="begin"/>
        </w:r>
        <w:r w:rsidR="00496BC2">
          <w:instrText xml:space="preserve"> PAGEREF _Toc32032 \h </w:instrText>
        </w:r>
        <w:r w:rsidR="00496BC2">
          <w:fldChar w:fldCharType="separate"/>
        </w:r>
        <w:r w:rsidR="00496BC2">
          <w:t>144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18901" w:history="1">
        <w:r w:rsidR="00496BC2">
          <w:rPr>
            <w:rFonts w:hint="eastAsia"/>
          </w:rPr>
          <w:t>3.4 PHP Login Demo</w:t>
        </w:r>
        <w:r w:rsidR="00496BC2">
          <w:tab/>
        </w:r>
        <w:r w:rsidR="00496BC2">
          <w:fldChar w:fldCharType="begin"/>
        </w:r>
        <w:r w:rsidR="00496BC2">
          <w:instrText xml:space="preserve"> PAGEREF _Toc18901 \h </w:instrText>
        </w:r>
        <w:r w:rsidR="00496BC2">
          <w:fldChar w:fldCharType="separate"/>
        </w:r>
        <w:r w:rsidR="00496BC2">
          <w:t>146</w:t>
        </w:r>
        <w:r w:rsidR="00496BC2">
          <w:fldChar w:fldCharType="end"/>
        </w:r>
      </w:hyperlink>
    </w:p>
    <w:p w:rsidR="00B94483" w:rsidRDefault="00000000">
      <w:pPr>
        <w:pStyle w:val="TDC2"/>
        <w:tabs>
          <w:tab w:val="right" w:leader="dot" w:pos="8730"/>
        </w:tabs>
      </w:pPr>
      <w:hyperlink w:anchor="_Toc3173" w:history="1">
        <w:r w:rsidR="00496BC2">
          <w:rPr>
            <w:rFonts w:hint="eastAsia"/>
          </w:rPr>
          <w:t>3.5 Python Login Demo</w:t>
        </w:r>
        <w:r w:rsidR="00496BC2">
          <w:tab/>
        </w:r>
        <w:r w:rsidR="00496BC2">
          <w:fldChar w:fldCharType="begin"/>
        </w:r>
        <w:r w:rsidR="00496BC2">
          <w:instrText xml:space="preserve"> PAGEREF _Toc3173 \h </w:instrText>
        </w:r>
        <w:r w:rsidR="00496BC2">
          <w:fldChar w:fldCharType="separate"/>
        </w:r>
        <w:r w:rsidR="00496BC2">
          <w:t>147</w:t>
        </w:r>
        <w:r w:rsidR="00496BC2">
          <w:fldChar w:fldCharType="end"/>
        </w:r>
      </w:hyperlink>
    </w:p>
    <w:p w:rsidR="00B94483" w:rsidRDefault="00496BC2">
      <w:pPr>
        <w:pStyle w:val="TDC1"/>
        <w:tabs>
          <w:tab w:val="left" w:pos="480"/>
          <w:tab w:val="right" w:leader="dot" w:pos="8720"/>
        </w:tabs>
        <w:ind w:left="480"/>
      </w:pPr>
      <w:r>
        <w:rPr>
          <w:caps w:val="0"/>
        </w:rPr>
        <w:fldChar w:fldCharType="end"/>
      </w:r>
    </w:p>
    <w:p w:rsidR="00B94483" w:rsidRDefault="00496BC2">
      <w:pPr>
        <w:pStyle w:val="Ttulo1"/>
      </w:pPr>
      <w:bookmarkStart w:id="0" w:name="_Toc7157"/>
      <w:r>
        <w:rPr>
          <w:rFonts w:hint="eastAsia"/>
        </w:rPr>
        <w:lastRenderedPageBreak/>
        <w:t>Basic Information</w:t>
      </w:r>
      <w:bookmarkEnd w:id="0"/>
    </w:p>
    <w:p w:rsidR="00B94483" w:rsidRDefault="00496BC2">
      <w:pPr>
        <w:pStyle w:val="Textoindependienteprimerasangra"/>
        <w:ind w:firstLineChars="0" w:firstLine="0"/>
        <w:rPr>
          <w:rFonts w:ascii="Tw Cen MT Condensed Extra Bold" w:hAnsi="Tw Cen MT Condensed Extra Bold" w:cs="Tw Cen MT Condensed Extra Bold"/>
          <w:color w:val="2A00FF"/>
          <w:sz w:val="28"/>
          <w:szCs w:val="28"/>
        </w:rPr>
      </w:pPr>
      <w:r>
        <w:rPr>
          <w:rFonts w:hint="eastAsia"/>
        </w:rPr>
        <w:t>(1) test using keys:</w:t>
      </w:r>
      <w:r>
        <w:rPr>
          <w:rFonts w:ascii="Tw Cen MT Condensed Extra Bold" w:hAnsi="Tw Cen MT Condensed Extra Bold" w:cs="Tw Cen MT Condensed Extra Bold"/>
          <w:color w:val="2A00FF"/>
          <w:sz w:val="28"/>
          <w:szCs w:val="28"/>
          <w:highlight w:val="yellow"/>
        </w:rPr>
        <w:t>1234567890qwertyuiopasdfghjklzxc</w:t>
      </w:r>
    </w:p>
    <w:p w:rsidR="00B94483" w:rsidRDefault="00496BC2">
      <w:pPr>
        <w:pStyle w:val="Textoindependienteprimerasangra"/>
        <w:ind w:firstLineChars="0" w:firstLine="0"/>
      </w:pPr>
      <w:r>
        <w:rPr>
          <w:rFonts w:hint="eastAsia"/>
        </w:rPr>
        <w:t xml:space="preserve">(2) Verification ID token is valid for 2 hours, and each time a token is generated, the last one </w:t>
      </w:r>
      <w:proofErr w:type="spellStart"/>
      <w:r>
        <w:rPr>
          <w:rFonts w:hint="eastAsia"/>
        </w:rPr>
        <w:t>expires.The</w:t>
      </w:r>
      <w:proofErr w:type="spellEnd"/>
      <w:r>
        <w:rPr>
          <w:rFonts w:hint="eastAsia"/>
        </w:rPr>
        <w:t xml:space="preserve"> cache should be local and expire in less than two hours.</w:t>
      </w:r>
    </w:p>
    <w:p w:rsidR="00B94483" w:rsidRDefault="00496BC2">
      <w:pPr>
        <w:pStyle w:val="Textoindependienteprimerasangra"/>
        <w:ind w:firstLineChars="0" w:firstLine="0"/>
      </w:pPr>
      <w:r>
        <w:rPr>
          <w:rFonts w:hint="eastAsia"/>
        </w:rPr>
        <w:t>(3) Please see the appendix for JAVA, PHP, and Python login demos</w:t>
      </w:r>
    </w:p>
    <w:p w:rsidR="00B94483" w:rsidRDefault="00496BC2">
      <w:pPr>
        <w:pStyle w:val="Textoindependienteprimerasangra"/>
        <w:ind w:firstLineChars="0" w:firstLine="0"/>
      </w:pPr>
      <w:r>
        <w:rPr>
          <w:rFonts w:hint="eastAsia"/>
        </w:rPr>
        <w:t>(4) For users in Mainland China, please use: http://bpm.</w:t>
      </w:r>
      <w:r w:rsidR="00707DC4">
        <w:rPr>
          <w:rFonts w:hint="eastAsia"/>
        </w:rPr>
        <w:t>mioesim.com</w:t>
      </w:r>
    </w:p>
    <w:p w:rsidR="00B94483" w:rsidRDefault="00496BC2">
      <w:pPr>
        <w:pStyle w:val="Textoindependienteprimerasangra"/>
        <w:ind w:firstLineChars="100" w:firstLine="240"/>
      </w:pPr>
      <w:r>
        <w:rPr>
          <w:rFonts w:hint="eastAsia"/>
        </w:rPr>
        <w:t>For overseas regions, please use: https://bpm.</w:t>
      </w:r>
      <w:r w:rsidR="00707DC4">
        <w:rPr>
          <w:rFonts w:hint="eastAsia"/>
        </w:rPr>
        <w:t>mioesim.com</w:t>
      </w:r>
    </w:p>
    <w:p w:rsidR="00B94483" w:rsidRDefault="00496BC2">
      <w:pPr>
        <w:pStyle w:val="Ttulo1"/>
        <w:rPr>
          <w:rFonts w:ascii="SimSun" w:eastAsia="SimSun" w:hAnsi="SimSun" w:cs="SimSun"/>
        </w:rPr>
      </w:pPr>
      <w:bookmarkStart w:id="1" w:name="_Toc118812676"/>
      <w:bookmarkStart w:id="2" w:name="_Toc8354"/>
      <w:proofErr w:type="spellStart"/>
      <w:r>
        <w:lastRenderedPageBreak/>
        <w:t>eSIM</w:t>
      </w:r>
      <w:bookmarkEnd w:id="1"/>
      <w:proofErr w:type="spellEnd"/>
      <w:r>
        <w:rPr>
          <w:rFonts w:ascii="SimSun" w:eastAsia="SimSun" w:hAnsi="SimSun" w:cs="SimSun" w:hint="eastAsia"/>
        </w:rPr>
        <w:t xml:space="preserve"> inter</w:t>
      </w:r>
      <w:r>
        <w:rPr>
          <w:rFonts w:ascii="SimSun" w:eastAsia="SimSun" w:hAnsi="SimSun" w:cs="SimSun"/>
        </w:rPr>
        <w:t>face</w:t>
      </w:r>
      <w:bookmarkEnd w:id="2"/>
    </w:p>
    <w:p w:rsidR="00B94483" w:rsidRDefault="00496BC2">
      <w:pPr>
        <w:pStyle w:val="Textoindependienteprimerasangra"/>
        <w:ind w:firstLineChars="83" w:firstLine="199"/>
      </w:pPr>
      <w:r>
        <w:rPr>
          <w:rFonts w:hint="eastAsia"/>
          <w:noProof/>
        </w:rPr>
        <w:drawing>
          <wp:inline distT="0" distB="0" distL="114300" distR="114300">
            <wp:extent cx="5386705" cy="6328410"/>
            <wp:effectExtent l="0" t="0" r="4445" b="5715"/>
            <wp:docPr id="7" name="图片 7" descr="eSIM下单时序图-English-V2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SIM下单时序图-English-V2.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632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483" w:rsidRDefault="00496BC2">
      <w:pPr>
        <w:pStyle w:val="Ttulo2"/>
      </w:pPr>
      <w:bookmarkStart w:id="3" w:name="_Toc26696"/>
      <w:bookmarkStart w:id="4" w:name="_Toc13024"/>
      <w:bookmarkStart w:id="5" w:name="_Toc118812677"/>
      <w:r>
        <w:rPr>
          <w:rFonts w:hint="eastAsia"/>
        </w:rPr>
        <w:lastRenderedPageBreak/>
        <w:t>Verification Information Interface Description</w:t>
      </w:r>
      <w:bookmarkEnd w:id="3"/>
      <w:bookmarkEnd w:id="4"/>
    </w:p>
    <w:p w:rsidR="00B94483" w:rsidRDefault="00496BC2">
      <w:pPr>
        <w:pStyle w:val="Ttulo3"/>
      </w:pPr>
      <w:bookmarkStart w:id="6" w:name="_Toc153544538"/>
      <w:bookmarkStart w:id="7" w:name="_Toc4152"/>
      <w:bookmarkStart w:id="8" w:name="_Toc14471"/>
      <w:r>
        <w:rPr>
          <w:rFonts w:hint="eastAsia"/>
        </w:rPr>
        <w:t>Interface Description</w:t>
      </w:r>
      <w:bookmarkEnd w:id="6"/>
      <w:bookmarkEnd w:id="7"/>
      <w:bookmarkEnd w:id="8"/>
    </w:p>
    <w:p w:rsidR="00B94483" w:rsidRDefault="00496BC2">
      <w:pPr>
        <w:pStyle w:val="Textoindependienteprimerasangra"/>
        <w:ind w:firstLine="480"/>
      </w:pPr>
      <w:bookmarkStart w:id="9" w:name="_Toc153544539"/>
      <w:r>
        <w:rPr>
          <w:rFonts w:hint="eastAsia"/>
        </w:rPr>
        <w:t>Authentication information interface: Verifies the information of the BPM system user and successfully returns the call identifier for the call parameters of other interfaces.</w:t>
      </w:r>
      <w:bookmarkEnd w:id="9"/>
    </w:p>
    <w:p w:rsidR="00B94483" w:rsidRDefault="00496BC2">
      <w:pPr>
        <w:pStyle w:val="Ttulo3"/>
      </w:pPr>
      <w:bookmarkStart w:id="10" w:name="_Toc31218"/>
      <w:bookmarkStart w:id="11" w:name="_Toc153544540"/>
      <w:bookmarkStart w:id="12" w:name="_Toc23268"/>
      <w:r>
        <w:rPr>
          <w:rFonts w:hint="eastAsia"/>
        </w:rPr>
        <w:t>Interface constraints</w:t>
      </w:r>
      <w:bookmarkEnd w:id="10"/>
      <w:bookmarkEnd w:id="11"/>
      <w:bookmarkEnd w:id="12"/>
    </w:p>
    <w:tbl>
      <w:tblPr>
        <w:tblW w:w="95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8"/>
        <w:gridCol w:w="2778"/>
        <w:gridCol w:w="1345"/>
        <w:gridCol w:w="1112"/>
        <w:gridCol w:w="3317"/>
      </w:tblGrid>
      <w:tr w:rsidR="00B94483">
        <w:trPr>
          <w:trHeight w:val="899"/>
        </w:trPr>
        <w:tc>
          <w:tcPr>
            <w:tcW w:w="103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77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34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11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317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700"/>
        </w:trPr>
        <w:tc>
          <w:tcPr>
            <w:tcW w:w="1038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7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Phone</w:t>
            </w:r>
            <w:r>
              <w:rPr>
                <w:rFonts w:ascii="Shruti" w:hAnsi="Shruti" w:hint="eastAsia"/>
                <w:color w:val="000000"/>
              </w:rPr>
              <w:t xml:space="preserve"> number</w:t>
            </w:r>
          </w:p>
        </w:tc>
        <w:tc>
          <w:tcPr>
            <w:tcW w:w="134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11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31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phone number</w:t>
            </w:r>
          </w:p>
        </w:tc>
      </w:tr>
      <w:tr w:rsidR="00B94483">
        <w:trPr>
          <w:trHeight w:val="643"/>
        </w:trPr>
        <w:tc>
          <w:tcPr>
            <w:tcW w:w="1038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778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pass</w:t>
            </w:r>
            <w:r>
              <w:rPr>
                <w:rFonts w:ascii="Shruti" w:hAnsi="Shruti" w:hint="eastAsia"/>
                <w:color w:val="000000"/>
              </w:rPr>
              <w:t>word</w:t>
            </w:r>
          </w:p>
        </w:tc>
        <w:tc>
          <w:tcPr>
            <w:tcW w:w="134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11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31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password</w:t>
            </w:r>
          </w:p>
        </w:tc>
      </w:tr>
      <w:tr w:rsidR="00B94483">
        <w:trPr>
          <w:trHeight w:val="676"/>
        </w:trPr>
        <w:tc>
          <w:tcPr>
            <w:tcW w:w="1038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7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sign</w:t>
            </w:r>
          </w:p>
        </w:tc>
        <w:tc>
          <w:tcPr>
            <w:tcW w:w="134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11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317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 w:hint="eastAsia"/>
              </w:rPr>
              <w:t>signature</w:t>
            </w:r>
          </w:p>
        </w:tc>
      </w:tr>
    </w:tbl>
    <w:p w:rsidR="00B94483" w:rsidRDefault="00B94483">
      <w:pPr>
        <w:pStyle w:val="Textoindependienteprimerasangra"/>
        <w:ind w:firstLine="480"/>
      </w:pPr>
    </w:p>
    <w:p w:rsidR="00B94483" w:rsidRDefault="00496BC2">
      <w:pPr>
        <w:pStyle w:val="Ttulo3"/>
      </w:pPr>
      <w:bookmarkStart w:id="13" w:name="_Toc153544541"/>
      <w:bookmarkStart w:id="14" w:name="_Toc26453"/>
      <w:bookmarkStart w:id="15" w:name="_Toc24711"/>
      <w:r>
        <w:rPr>
          <w:rFonts w:hint="eastAsia"/>
        </w:rPr>
        <w:t>Interface name</w:t>
      </w:r>
      <w:bookmarkEnd w:id="13"/>
      <w:bookmarkEnd w:id="14"/>
      <w:bookmarkEnd w:id="15"/>
    </w:p>
    <w:p w:rsidR="00B94483" w:rsidRDefault="00496BC2">
      <w:pPr>
        <w:pStyle w:val="Textoindependienteprimerasangra"/>
        <w:ind w:firstLine="480"/>
      </w:pPr>
      <w:r>
        <w:rPr>
          <w:rFonts w:hint="eastAsia"/>
        </w:rPr>
        <w:t xml:space="preserve">Production </w:t>
      </w:r>
      <w:proofErr w:type="spellStart"/>
      <w:r>
        <w:rPr>
          <w:rFonts w:hint="eastAsia"/>
        </w:rPr>
        <w:t>Access:</w:t>
      </w:r>
      <w:hyperlink r:id="rId18" w:history="1">
        <w:r>
          <w:rPr>
            <w:rStyle w:val="Hipervnculo"/>
            <w:rFonts w:hint="eastAsia"/>
          </w:rPr>
          <w:t>https</w:t>
        </w:r>
        <w:proofErr w:type="spellEnd"/>
        <w:r>
          <w:rPr>
            <w:rStyle w:val="Hipervnculo"/>
            <w:rFonts w:hint="eastAsia"/>
          </w:rPr>
          <w:t>://bpm.</w:t>
        </w:r>
        <w:r w:rsidR="00707DC4">
          <w:rPr>
            <w:rStyle w:val="Hipervnculo"/>
            <w:rFonts w:hint="eastAsia"/>
          </w:rPr>
          <w:t>mioesim.com</w:t>
        </w:r>
        <w:r>
          <w:rPr>
            <w:rStyle w:val="Hipervnculo"/>
            <w:rFonts w:hint="eastAsia"/>
          </w:rPr>
          <w:t>/</w:t>
        </w:r>
        <w:proofErr w:type="spellStart"/>
        <w:r>
          <w:rPr>
            <w:rStyle w:val="Hipervnculo"/>
            <w:rFonts w:hint="eastAsia"/>
          </w:rPr>
          <w:t>api_order</w:t>
        </w:r>
        <w:proofErr w:type="spellEnd"/>
        <w:r>
          <w:rPr>
            <w:rStyle w:val="Hipervnculo"/>
            <w:rFonts w:hint="eastAsia"/>
          </w:rPr>
          <w:t>/login</w:t>
        </w:r>
      </w:hyperlink>
    </w:p>
    <w:p w:rsidR="00B94483" w:rsidRDefault="00B94483">
      <w:pPr>
        <w:pStyle w:val="Textoindependienteprimerasangra"/>
        <w:ind w:firstLine="480"/>
      </w:pPr>
    </w:p>
    <w:p w:rsidR="00B94483" w:rsidRDefault="00496BC2">
      <w:pPr>
        <w:pStyle w:val="Ttulo3"/>
      </w:pPr>
      <w:bookmarkStart w:id="16" w:name="_Toc29159"/>
      <w:bookmarkStart w:id="17" w:name="_Toc153544542"/>
      <w:bookmarkStart w:id="18" w:name="_Toc13663"/>
      <w:r>
        <w:rPr>
          <w:rFonts w:hint="eastAsia"/>
        </w:rPr>
        <w:t>Return constraints</w:t>
      </w:r>
      <w:bookmarkEnd w:id="16"/>
      <w:bookmarkEnd w:id="17"/>
      <w:bookmarkEnd w:id="18"/>
    </w:p>
    <w:tbl>
      <w:tblPr>
        <w:tblW w:w="9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7"/>
        <w:gridCol w:w="2345"/>
        <w:gridCol w:w="1136"/>
        <w:gridCol w:w="1400"/>
        <w:gridCol w:w="3866"/>
      </w:tblGrid>
      <w:tr w:rsidR="00B94483">
        <w:trPr>
          <w:trHeight w:val="1116"/>
        </w:trPr>
        <w:tc>
          <w:tcPr>
            <w:tcW w:w="877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34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6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40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866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988"/>
        </w:trPr>
        <w:tc>
          <w:tcPr>
            <w:tcW w:w="877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34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  <w:color w:val="000000"/>
              </w:rPr>
              <w:t>code</w:t>
            </w:r>
          </w:p>
        </w:tc>
        <w:tc>
          <w:tcPr>
            <w:tcW w:w="1136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int</w:t>
            </w:r>
          </w:p>
        </w:tc>
        <w:tc>
          <w:tcPr>
            <w:tcW w:w="140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866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proofErr w:type="spellStart"/>
            <w:r>
              <w:rPr>
                <w:rFonts w:ascii="Shruti" w:hAnsi="Shruti" w:hint="eastAsia"/>
              </w:rPr>
              <w:t>response</w:t>
            </w:r>
            <w:r>
              <w:rPr>
                <w:rFonts w:ascii="Shruti" w:hAnsi="Shruti"/>
              </w:rPr>
              <w:t>status</w:t>
            </w:r>
            <w:proofErr w:type="spellEnd"/>
          </w:p>
        </w:tc>
      </w:tr>
      <w:tr w:rsidR="00B94483">
        <w:trPr>
          <w:trHeight w:val="988"/>
        </w:trPr>
        <w:tc>
          <w:tcPr>
            <w:tcW w:w="877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2</w:t>
            </w:r>
          </w:p>
        </w:tc>
        <w:tc>
          <w:tcPr>
            <w:tcW w:w="234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6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40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866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proofErr w:type="spellStart"/>
            <w:r>
              <w:rPr>
                <w:rFonts w:ascii="Shruti" w:hAnsi="Shruti" w:hint="eastAsia"/>
              </w:rPr>
              <w:t>response</w:t>
            </w:r>
            <w:r>
              <w:rPr>
                <w:rFonts w:ascii="Shruti" w:hAnsi="Shruti"/>
              </w:rPr>
              <w:t>information</w:t>
            </w:r>
            <w:proofErr w:type="spellEnd"/>
          </w:p>
        </w:tc>
      </w:tr>
      <w:tr w:rsidR="00B94483">
        <w:trPr>
          <w:trHeight w:val="768"/>
        </w:trPr>
        <w:tc>
          <w:tcPr>
            <w:tcW w:w="877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34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 w:hint="eastAsia"/>
                <w:color w:val="000000"/>
              </w:rPr>
              <w:t>data</w:t>
            </w:r>
          </w:p>
        </w:tc>
        <w:tc>
          <w:tcPr>
            <w:tcW w:w="1136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map</w:t>
            </w:r>
          </w:p>
        </w:tc>
        <w:tc>
          <w:tcPr>
            <w:tcW w:w="140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866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proofErr w:type="spellStart"/>
            <w:r>
              <w:rPr>
                <w:rFonts w:ascii="Shruti" w:hAnsi="Shruti" w:hint="eastAsia"/>
              </w:rPr>
              <w:t>response</w:t>
            </w:r>
            <w:r>
              <w:rPr>
                <w:rFonts w:ascii="Shruti" w:hAnsi="Shruti"/>
              </w:rPr>
              <w:t>data</w:t>
            </w:r>
            <w:r>
              <w:rPr>
                <w:rFonts w:ascii="Shruti" w:hAnsi="Shruti" w:hint="eastAsia"/>
              </w:rPr>
              <w:t>Here</w:t>
            </w:r>
            <w:proofErr w:type="spellEnd"/>
            <w:r>
              <w:rPr>
                <w:rFonts w:ascii="Shruti" w:hAnsi="Shruti" w:hint="eastAsia"/>
              </w:rPr>
              <w:t xml:space="preserve"> storage token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</w:pPr>
      <w:bookmarkStart w:id="19" w:name="_Toc153544543"/>
      <w:bookmarkStart w:id="20" w:name="_Toc8881"/>
      <w:bookmarkStart w:id="21" w:name="_Toc16834"/>
      <w:r>
        <w:rPr>
          <w:rFonts w:hint="eastAsia"/>
        </w:rPr>
        <w:t>Return form</w:t>
      </w:r>
      <w:bookmarkEnd w:id="19"/>
      <w:bookmarkEnd w:id="20"/>
      <w:bookmarkEnd w:id="21"/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06"/>
      </w:tblGrid>
      <w:tr w:rsidR="00B94483">
        <w:tc>
          <w:tcPr>
            <w:tcW w:w="9606" w:type="dxa"/>
          </w:tcPr>
          <w:p w:rsidR="00B94483" w:rsidRDefault="00496BC2">
            <w:r>
              <w:rPr>
                <w:rFonts w:hint="eastAsia"/>
              </w:rPr>
              <w:t xml:space="preserve">Landed </w:t>
            </w:r>
            <w:proofErr w:type="gramStart"/>
            <w:r>
              <w:rPr>
                <w:rFonts w:hint="eastAsia"/>
              </w:rPr>
              <w:t>successfully:{</w:t>
            </w:r>
            <w:proofErr w:type="gramEnd"/>
            <w:r>
              <w:rPr>
                <w:rFonts w:hint="eastAsia"/>
              </w:rPr>
              <w:t xml:space="preserve"> "Code": 1, "message": "! Successful", "data": { "token": "29281-9EFE5E410BEF5300DD15E3830BD65601"}}</w:t>
            </w:r>
          </w:p>
          <w:p w:rsidR="00B94483" w:rsidRDefault="00B94483"/>
          <w:p w:rsidR="00B94483" w:rsidRDefault="00496BC2">
            <w:r>
              <w:rPr>
                <w:rFonts w:hint="eastAsia"/>
              </w:rPr>
              <w:t>failure:{ "Code": - 1, "message": "Username Password wrong!", "Data": ""}</w:t>
            </w:r>
          </w:p>
          <w:p w:rsidR="00B94483" w:rsidRDefault="00B94483"/>
          <w:p w:rsidR="00B94483" w:rsidRDefault="00496BC2">
            <w:proofErr w:type="gramStart"/>
            <w:r>
              <w:rPr>
                <w:rFonts w:hint="eastAsia"/>
              </w:rPr>
              <w:t>failure:{</w:t>
            </w:r>
            <w:proofErr w:type="gramEnd"/>
            <w:r>
              <w:rPr>
                <w:rFonts w:hint="eastAsia"/>
              </w:rPr>
              <w:t xml:space="preserve"> "Code": - 2, "message": "! Username or password is empty", "data": ""}</w:t>
            </w:r>
          </w:p>
          <w:p w:rsidR="00B94483" w:rsidRDefault="00B94483"/>
          <w:p w:rsidR="00B94483" w:rsidRDefault="00496BC2">
            <w:r>
              <w:rPr>
                <w:rFonts w:hint="eastAsia"/>
              </w:rPr>
              <w:t>failure:{ "Code": - 3, "message": "No call interface permission", "data": ""}</w:t>
            </w:r>
          </w:p>
          <w:p w:rsidR="00B94483" w:rsidRDefault="00496BC2">
            <w:r>
              <w:rPr>
                <w:rFonts w:hint="eastAsia"/>
              </w:rPr>
              <w:t>Failure: {code: -30, message: sign wrong, data:}</w:t>
            </w:r>
          </w:p>
        </w:tc>
      </w:tr>
    </w:tbl>
    <w:p w:rsidR="00B94483" w:rsidRDefault="00496BC2">
      <w:pPr>
        <w:pStyle w:val="Ttulo2"/>
        <w:pageBreakBefore/>
        <w:spacing w:line="416" w:lineRule="auto"/>
        <w:ind w:left="578" w:hanging="578"/>
        <w:rPr>
          <w:rFonts w:eastAsia="SimSun"/>
        </w:rPr>
      </w:pPr>
      <w:bookmarkStart w:id="22" w:name="_Toc1860"/>
      <w:r>
        <w:rPr>
          <w:rFonts w:eastAsia="SimSun" w:hint="eastAsia"/>
        </w:rPr>
        <w:lastRenderedPageBreak/>
        <w:t>get</w:t>
      </w:r>
      <w:r>
        <w:rPr>
          <w:rFonts w:eastAsia="SimSun"/>
        </w:rPr>
        <w:t xml:space="preserve"> </w:t>
      </w:r>
      <w:proofErr w:type="spellStart"/>
      <w:r>
        <w:rPr>
          <w:rFonts w:eastAsia="SimSun" w:hint="eastAsia"/>
        </w:rPr>
        <w:t>eSIM</w:t>
      </w:r>
      <w:proofErr w:type="spellEnd"/>
      <w:r>
        <w:rPr>
          <w:rFonts w:eastAsia="SimSun" w:hint="eastAsia"/>
        </w:rPr>
        <w:t xml:space="preserve"> </w:t>
      </w:r>
      <w:r>
        <w:rPr>
          <w:rFonts w:eastAsia="SimSun"/>
        </w:rPr>
        <w:t>SKU</w:t>
      </w:r>
      <w:bookmarkEnd w:id="5"/>
      <w:r>
        <w:rPr>
          <w:rFonts w:eastAsia="SimSun" w:hint="eastAsia"/>
        </w:rPr>
        <w:t xml:space="preserve"> list</w:t>
      </w:r>
      <w:bookmarkEnd w:id="22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23" w:name="_Toc5229"/>
      <w:r>
        <w:rPr>
          <w:rFonts w:ascii="SimSun" w:eastAsia="SimSun" w:hAnsi="SimSun" w:cs="SimSun" w:hint="eastAsia"/>
        </w:rPr>
        <w:t>Interface Description</w:t>
      </w:r>
      <w:bookmarkEnd w:id="23"/>
    </w:p>
    <w:p w:rsidR="00B94483" w:rsidRDefault="00496BC2">
      <w:pPr>
        <w:pStyle w:val="Textoindependienteprimerasangra"/>
        <w:ind w:firstLine="480"/>
      </w:pPr>
      <w:r>
        <w:t xml:space="preserve">Query the supported </w:t>
      </w:r>
      <w:proofErr w:type="spellStart"/>
      <w:r>
        <w:t>eSIM</w:t>
      </w:r>
      <w:proofErr w:type="spellEnd"/>
      <w:r>
        <w:t xml:space="preserve"> product list information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24" w:name="_Toc15066"/>
      <w:r>
        <w:rPr>
          <w:rFonts w:ascii="SimSun" w:eastAsia="SimSun" w:hAnsi="SimSun" w:cs="SimSun" w:hint="eastAsia"/>
        </w:rPr>
        <w:t>Interface constraints</w:t>
      </w:r>
      <w:bookmarkEnd w:id="24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436"/>
        <w:gridCol w:w="2291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436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291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43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291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436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Parameter signature</w:t>
            </w:r>
          </w:p>
        </w:tc>
        <w:tc>
          <w:tcPr>
            <w:tcW w:w="2291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25" w:name="_Toc26888"/>
      <w:r>
        <w:rPr>
          <w:rFonts w:ascii="SimSun" w:eastAsia="SimSun" w:hAnsi="SimSun" w:cs="SimSun" w:hint="eastAsia"/>
        </w:rPr>
        <w:t>Interface name</w:t>
      </w:r>
      <w:bookmarkEnd w:id="25"/>
    </w:p>
    <w:p w:rsidR="00B94483" w:rsidRDefault="00496BC2">
      <w:pPr>
        <w:pStyle w:val="Textoindependienteprimerasangra"/>
        <w:ind w:firstLineChars="0" w:firstLine="420"/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 xml:space="preserve">/api_esim/getSkus 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26" w:name="_Toc6286"/>
      <w:r>
        <w:rPr>
          <w:rFonts w:ascii="SimSun" w:eastAsia="SimSun" w:hAnsi="SimSun" w:cs="SimSun" w:hint="eastAsia"/>
        </w:rPr>
        <w:t>Return constraints</w:t>
      </w:r>
      <w:bookmarkEnd w:id="26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321"/>
        <w:gridCol w:w="1418"/>
        <w:gridCol w:w="1417"/>
        <w:gridCol w:w="2693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321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417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693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321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41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69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321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41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69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321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41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69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rPr>
          <w:rFonts w:hint="eastAsia"/>
        </w:rPr>
        <w:lastRenderedPageBreak/>
        <w:t>The content data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skuid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Sku</w:t>
            </w:r>
            <w:proofErr w:type="spellEnd"/>
            <w:r>
              <w:rPr>
                <w:rFonts w:ascii="SimSun" w:hAnsi="SimSun"/>
              </w:rPr>
              <w:t xml:space="preserve"> coding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Sku</w:t>
            </w:r>
            <w:proofErr w:type="spellEnd"/>
            <w:r>
              <w:rPr>
                <w:rFonts w:ascii="SimSun" w:hAnsi="SimSun"/>
              </w:rPr>
              <w:t xml:space="preserve"> display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countryCode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Theme="minorEastAsia" w:hAnsiTheme="minorEastAsia" w:hint="eastAsia"/>
              </w:rPr>
              <w:t>C</w:t>
            </w:r>
            <w:r>
              <w:rPr>
                <w:rFonts w:asciiTheme="minorEastAsia" w:hAnsiTheme="minorEastAsia"/>
              </w:rPr>
              <w:t>ountry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27" w:name="_Toc16505"/>
      <w:r>
        <w:rPr>
          <w:rFonts w:ascii="SimSun" w:eastAsia="SimSun" w:hAnsi="SimSun" w:cs="SimSun" w:hint="eastAsia"/>
        </w:rPr>
        <w:t>Return Form</w:t>
      </w:r>
      <w:bookmarkEnd w:id="27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success：</w:t>
            </w:r>
            <w:r>
              <w:t>{"code": "0",</w:t>
            </w:r>
            <w:r>
              <w:rPr>
                <w:rFonts w:hint="eastAsia"/>
              </w:rPr>
              <w:t>"message": "success",</w:t>
            </w:r>
          </w:p>
          <w:p w:rsidR="00B94483" w:rsidRDefault="00496BC2">
            <w:r>
              <w:t xml:space="preserve">    "data": [</w:t>
            </w:r>
          </w:p>
          <w:p w:rsidR="00B94483" w:rsidRDefault="00496BC2">
            <w:r>
              <w:t xml:space="preserve">        </w:t>
            </w:r>
            <w:r>
              <w:rPr>
                <w:rFonts w:hint="eastAsia"/>
              </w:rPr>
              <w:t>{</w:t>
            </w:r>
          </w:p>
          <w:p w:rsidR="00B94483" w:rsidRDefault="00496BC2"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skuid</w:t>
            </w:r>
            <w:proofErr w:type="spellEnd"/>
            <w:r>
              <w:rPr>
                <w:rFonts w:hint="eastAsia"/>
              </w:rPr>
              <w:t>": 156,</w:t>
            </w:r>
          </w:p>
          <w:p w:rsidR="00B94483" w:rsidRDefault="00496BC2">
            <w:r>
              <w:rPr>
                <w:rFonts w:hint="eastAsia"/>
              </w:rPr>
              <w:t xml:space="preserve">            "display": "Africa",</w:t>
            </w:r>
          </w:p>
          <w:p w:rsidR="00B94483" w:rsidRDefault="00496BC2"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countryCode</w:t>
            </w:r>
            <w:proofErr w:type="spellEnd"/>
            <w:r>
              <w:rPr>
                <w:rFonts w:hint="eastAsia"/>
              </w:rPr>
              <w:t>": "99918"</w:t>
            </w:r>
          </w:p>
          <w:p w:rsidR="00B94483" w:rsidRDefault="00496BC2">
            <w:r>
              <w:rPr>
                <w:rFonts w:hint="eastAsia"/>
              </w:rPr>
              <w:t xml:space="preserve">        },</w:t>
            </w:r>
          </w:p>
          <w:p w:rsidR="00B94483" w:rsidRDefault="00496BC2">
            <w:r>
              <w:rPr>
                <w:rFonts w:hint="eastAsia"/>
              </w:rPr>
              <w:t xml:space="preserve">        {</w:t>
            </w:r>
          </w:p>
          <w:p w:rsidR="00B94483" w:rsidRDefault="00496BC2"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skuid</w:t>
            </w:r>
            <w:proofErr w:type="spellEnd"/>
            <w:r>
              <w:rPr>
                <w:rFonts w:hint="eastAsia"/>
              </w:rPr>
              <w:t>": 124,</w:t>
            </w:r>
          </w:p>
          <w:p w:rsidR="00B94483" w:rsidRDefault="00496BC2">
            <w:r>
              <w:rPr>
                <w:rFonts w:hint="eastAsia"/>
              </w:rPr>
              <w:t xml:space="preserve">            "display": "Asia 30",</w:t>
            </w:r>
          </w:p>
          <w:p w:rsidR="00B94483" w:rsidRDefault="00496BC2"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countryCode</w:t>
            </w:r>
            <w:proofErr w:type="spellEnd"/>
            <w:r>
              <w:rPr>
                <w:rFonts w:hint="eastAsia"/>
              </w:rPr>
              <w:t>": "99115"</w:t>
            </w:r>
          </w:p>
          <w:p w:rsidR="00B94483" w:rsidRDefault="00496BC2">
            <w:r>
              <w:rPr>
                <w:rFonts w:hint="eastAsia"/>
              </w:rPr>
              <w:t xml:space="preserve">        },</w:t>
            </w:r>
          </w:p>
          <w:p w:rsidR="00B94483" w:rsidRDefault="00496BC2">
            <w:r>
              <w:rPr>
                <w:rFonts w:hint="eastAsia"/>
              </w:rPr>
              <w:t xml:space="preserve">        {</w:t>
            </w:r>
          </w:p>
          <w:p w:rsidR="00B94483" w:rsidRDefault="00496BC2"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skuid</w:t>
            </w:r>
            <w:proofErr w:type="spellEnd"/>
            <w:r>
              <w:rPr>
                <w:rFonts w:hint="eastAsia"/>
              </w:rPr>
              <w:t>": 123,</w:t>
            </w:r>
          </w:p>
          <w:p w:rsidR="00B94483" w:rsidRDefault="00496BC2">
            <w:r>
              <w:rPr>
                <w:rFonts w:hint="eastAsia"/>
              </w:rPr>
              <w:t xml:space="preserve">            "display": "Asia 4",</w:t>
            </w:r>
          </w:p>
          <w:p w:rsidR="00B94483" w:rsidRDefault="00496BC2"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countryCode</w:t>
            </w:r>
            <w:proofErr w:type="spellEnd"/>
            <w:r>
              <w:rPr>
                <w:rFonts w:hint="eastAsia"/>
              </w:rPr>
              <w:t>": "99112"</w:t>
            </w:r>
          </w:p>
          <w:p w:rsidR="00B94483" w:rsidRDefault="00496BC2">
            <w:r>
              <w:rPr>
                <w:rFonts w:hint="eastAsia"/>
              </w:rPr>
              <w:t xml:space="preserve">        }</w:t>
            </w:r>
          </w:p>
          <w:p w:rsidR="00B94483" w:rsidRDefault="00B94483"/>
          <w:p w:rsidR="00B94483" w:rsidRDefault="00496BC2">
            <w:r>
              <w:t xml:space="preserve">    ]</w:t>
            </w:r>
          </w:p>
          <w:p w:rsidR="00B94483" w:rsidRDefault="00496BC2">
            <w:r>
              <w:t>}</w:t>
            </w:r>
          </w:p>
          <w:p w:rsidR="00B94483" w:rsidRDefault="00496BC2">
            <w:r>
              <w:rPr>
                <w:rFonts w:hint="eastAsia"/>
              </w:rPr>
              <w:t>fail：</w:t>
            </w:r>
            <w:r>
              <w:t xml:space="preserve">{"code":-1,"message":"token </w:t>
            </w:r>
            <w:proofErr w:type="spellStart"/>
            <w:r>
              <w:t>expire","data</w:t>
            </w:r>
            <w:proofErr w:type="spellEnd"/>
            <w:r>
              <w:t>" : ""}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B94483">
      <w:pPr>
        <w:pStyle w:val="Textoindependienteprimerasangra"/>
        <w:ind w:firstLineChars="0" w:firstLine="0"/>
      </w:pPr>
    </w:p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28" w:name="_Toc14133"/>
      <w:r>
        <w:rPr>
          <w:rFonts w:eastAsia="SimSun"/>
        </w:rPr>
        <w:lastRenderedPageBreak/>
        <w:t>Get SKUs and grouping them by continent</w:t>
      </w:r>
      <w:bookmarkEnd w:id="28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29" w:name="_Toc4539"/>
      <w:r>
        <w:rPr>
          <w:rFonts w:ascii="SimSun" w:eastAsia="SimSun" w:hAnsi="SimSun" w:cs="SimSun" w:hint="eastAsia"/>
        </w:rPr>
        <w:t>Interface Description</w:t>
      </w:r>
      <w:bookmarkEnd w:id="29"/>
    </w:p>
    <w:p w:rsidR="00B94483" w:rsidRDefault="00496BC2">
      <w:pPr>
        <w:pStyle w:val="Textoindependienteprimerasangra"/>
        <w:ind w:firstLineChars="0" w:firstLine="420"/>
      </w:pPr>
      <w:r>
        <w:t>Get SKUs and grouping them by continent</w:t>
      </w:r>
      <w:r>
        <w:rPr>
          <w:rFonts w:hint="eastAsia"/>
        </w:rPr>
        <w:t>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30" w:name="_Toc26475"/>
      <w:r>
        <w:rPr>
          <w:rFonts w:ascii="SimSun" w:eastAsia="SimSun" w:hAnsi="SimSun" w:cs="SimSun" w:hint="eastAsia"/>
        </w:rPr>
        <w:t>Interface constraints</w:t>
      </w:r>
      <w:bookmarkEnd w:id="30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278"/>
        <w:gridCol w:w="2449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44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31" w:name="_Toc4673"/>
      <w:r>
        <w:rPr>
          <w:rFonts w:ascii="SimSun" w:eastAsia="SimSun" w:hAnsi="SimSun" w:cs="SimSun" w:hint="eastAsia"/>
        </w:rPr>
        <w:t>Interface name</w:t>
      </w:r>
      <w:bookmarkEnd w:id="31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</w:t>
      </w:r>
      <w:r>
        <w:rPr>
          <w:rFonts w:hint="eastAsia"/>
        </w:rPr>
        <w:t>get</w:t>
      </w:r>
      <w:r>
        <w:t>SkuByGroup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32" w:name="_Toc15102"/>
      <w:r>
        <w:rPr>
          <w:rFonts w:ascii="SimSun" w:eastAsia="SimSun" w:hAnsi="SimSun" w:cs="SimSun" w:hint="eastAsia"/>
        </w:rPr>
        <w:t>Return constraints</w:t>
      </w:r>
      <w:bookmarkEnd w:id="32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t>data field attribute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continent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continent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</w:t>
            </w:r>
            <w:r>
              <w:rPr>
                <w:rFonts w:ascii="SimSun" w:hAnsi="SimSun" w:hint="eastAsia"/>
              </w:rPr>
              <w:t>ata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/>
              </w:rPr>
              <w:t>sku</w:t>
            </w:r>
            <w:proofErr w:type="spellEnd"/>
            <w:r>
              <w:rPr>
                <w:rFonts w:asciiTheme="minorEastAsia" w:hAnsiTheme="minorEastAsia"/>
              </w:rPr>
              <w:t xml:space="preserve"> collection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Map&lt;String, List&lt;</w:t>
            </w:r>
            <w:proofErr w:type="spellStart"/>
            <w:r>
              <w:rPr>
                <w:rFonts w:ascii="SimSun" w:hAnsi="SimSun"/>
              </w:rPr>
              <w:t>BpmESIMSkuNewDto</w:t>
            </w:r>
            <w:proofErr w:type="spellEnd"/>
            <w:r>
              <w:rPr>
                <w:rFonts w:ascii="SimSun" w:hAnsi="SimSun"/>
              </w:rPr>
              <w:t>&gt;&gt;</w:t>
            </w:r>
            <w:r>
              <w:rPr>
                <w:rFonts w:ascii="SimSun" w:hAnsi="SimSun" w:hint="eastAsia"/>
              </w:rPr>
              <w:t xml:space="preserve"> </w:t>
            </w:r>
          </w:p>
        </w:tc>
      </w:tr>
    </w:tbl>
    <w:p w:rsidR="00B94483" w:rsidRDefault="00B94483">
      <w:pPr>
        <w:pStyle w:val="Textoindependienteprimerasangra"/>
        <w:ind w:firstLine="480"/>
      </w:pPr>
    </w:p>
    <w:p w:rsidR="00B94483" w:rsidRDefault="00496BC2">
      <w:pPr>
        <w:pStyle w:val="Textoindependienteprimerasangra"/>
        <w:ind w:firstLine="480"/>
      </w:pPr>
      <w:r>
        <w:t xml:space="preserve">Returns the </w:t>
      </w:r>
      <w:proofErr w:type="spellStart"/>
      <w:r>
        <w:t>BpmESIMSkuNewDto</w:t>
      </w:r>
      <w:proofErr w:type="spellEnd"/>
      <w:r>
        <w:t xml:space="preserve"> attribute of the format </w:t>
      </w:r>
      <w:proofErr w:type="spellStart"/>
      <w:r>
        <w:t>data.data</w:t>
      </w:r>
      <w:proofErr w:type="spellEnd"/>
      <w:r>
        <w:t xml:space="preserve"> field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skuid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/>
              </w:rPr>
              <w:t>sku</w:t>
            </w:r>
            <w:proofErr w:type="spellEnd"/>
            <w:r>
              <w:rPr>
                <w:rFonts w:asciiTheme="minorEastAsia" w:hAnsiTheme="minorEastAsia"/>
              </w:rPr>
              <w:t xml:space="preserve"> encoding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country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imageUrl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Product icon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Product Chinese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n</w:t>
            </w:r>
            <w:r>
              <w:rPr>
                <w:rFonts w:ascii="SimSun" w:hAnsi="SimSun"/>
              </w:rPr>
              <w:t>ote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product 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earch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search condition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ontinentCode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continent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33" w:name="_Toc32321"/>
      <w:r>
        <w:rPr>
          <w:rFonts w:ascii="SimSun" w:eastAsia="SimSun" w:hAnsi="SimSun" w:cs="SimSun" w:hint="eastAsia"/>
        </w:rPr>
        <w:t>Return Form</w:t>
      </w:r>
      <w:bookmarkEnd w:id="33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</w:t>
            </w:r>
            <w:r>
              <w:t>uccess</w:t>
            </w:r>
            <w:r>
              <w:rPr>
                <w:rFonts w:hint="eastAsia"/>
              </w:rPr>
              <w:t>：</w:t>
            </w:r>
          </w:p>
          <w:p w:rsidR="00B94483" w:rsidRDefault="00496BC2">
            <w:r>
              <w:lastRenderedPageBreak/>
              <w:t>{</w:t>
            </w:r>
          </w:p>
          <w:p w:rsidR="00B94483" w:rsidRDefault="00496BC2">
            <w:r>
              <w:t xml:space="preserve">    "code": "0",</w:t>
            </w:r>
          </w:p>
          <w:p w:rsidR="00B94483" w:rsidRDefault="00496BC2">
            <w:r>
              <w:rPr>
                <w:rFonts w:hint="eastAsia"/>
              </w:rPr>
              <w:t xml:space="preserve">    "message": "s</w:t>
            </w:r>
            <w:r>
              <w:t>uccess</w:t>
            </w:r>
            <w:r>
              <w:rPr>
                <w:rFonts w:hint="eastAsia"/>
              </w:rPr>
              <w:t>",</w:t>
            </w:r>
          </w:p>
          <w:p w:rsidR="00B94483" w:rsidRDefault="00496BC2">
            <w:r>
              <w:t xml:space="preserve">    "data": {</w:t>
            </w:r>
          </w:p>
          <w:p w:rsidR="00B94483" w:rsidRDefault="00496BC2">
            <w:r>
              <w:t xml:space="preserve">        "continent": [</w:t>
            </w:r>
          </w:p>
          <w:p w:rsidR="00B94483" w:rsidRDefault="00496BC2">
            <w:r>
              <w:t xml:space="preserve">            "Common",</w:t>
            </w:r>
          </w:p>
          <w:p w:rsidR="00B94483" w:rsidRDefault="00496BC2">
            <w:r>
              <w:t xml:space="preserve">            "Asia",</w:t>
            </w:r>
          </w:p>
          <w:p w:rsidR="00B94483" w:rsidRDefault="00496BC2">
            <w:r>
              <w:t xml:space="preserve">             ….,</w:t>
            </w:r>
          </w:p>
          <w:p w:rsidR="00B94483" w:rsidRDefault="00496BC2">
            <w:r>
              <w:t xml:space="preserve">        ],</w:t>
            </w:r>
          </w:p>
          <w:p w:rsidR="00B94483" w:rsidRDefault="00496BC2">
            <w:r>
              <w:t xml:space="preserve">        "data": {</w:t>
            </w:r>
          </w:p>
          <w:p w:rsidR="00B94483" w:rsidRDefault="00496BC2">
            <w:r>
              <w:t xml:space="preserve">            "Common": [</w:t>
            </w:r>
          </w:p>
          <w:p w:rsidR="00B94483" w:rsidRDefault="00496BC2">
            <w:r>
              <w:t xml:space="preserve">                {</w:t>
            </w:r>
          </w:p>
          <w:p w:rsidR="00B94483" w:rsidRDefault="00496BC2">
            <w:r>
              <w:t xml:space="preserve">                    "</w:t>
            </w:r>
            <w:proofErr w:type="spellStart"/>
            <w:r>
              <w:t>skuid</w:t>
            </w:r>
            <w:proofErr w:type="spellEnd"/>
            <w:r>
              <w:t>": 123,</w:t>
            </w:r>
          </w:p>
          <w:p w:rsidR="00B94483" w:rsidRDefault="00496BC2">
            <w:r>
              <w:t xml:space="preserve">                    "</w:t>
            </w:r>
            <w:proofErr w:type="spellStart"/>
            <w:r>
              <w:t>countryCode</w:t>
            </w:r>
            <w:proofErr w:type="spellEnd"/>
            <w:r>
              <w:t>": 99112,</w:t>
            </w:r>
          </w:p>
          <w:p w:rsidR="00B94483" w:rsidRDefault="00496BC2">
            <w:r>
              <w:t xml:space="preserve">                    "</w:t>
            </w:r>
            <w:proofErr w:type="spellStart"/>
            <w:r>
              <w:t>imageUrl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/phoneImage/202309//92529d82-4f15-445d-83ab-0b11bac40faf.jpg",</w:t>
            </w:r>
          </w:p>
          <w:p w:rsidR="00B94483" w:rsidRDefault="00496BC2">
            <w:r>
              <w:t xml:space="preserve">                    "display": "Asia 8 countries",</w:t>
            </w:r>
          </w:p>
          <w:p w:rsidR="00B94483" w:rsidRDefault="00496BC2">
            <w:r>
              <w:rPr>
                <w:rFonts w:hint="eastAsia"/>
              </w:rPr>
              <w:t xml:space="preserve">                    "note": "</w:t>
            </w:r>
            <w:proofErr w:type="spellStart"/>
            <w:r>
              <w:rPr>
                <w:rFonts w:hint="eastAsia"/>
              </w:rPr>
              <w:t>Korea,Cambodia,Malaysia,Thailand,Singapore,Indonesia,Vietnam</w:t>
            </w:r>
            <w:proofErr w:type="spellEnd"/>
            <w:r>
              <w:rPr>
                <w:rFonts w:hint="eastAsia"/>
              </w:rPr>
              <w:t>，Japan",</w:t>
            </w:r>
          </w:p>
          <w:p w:rsidR="00B94483" w:rsidRDefault="00496BC2">
            <w:r>
              <w:t xml:space="preserve">                    "search": "Korea,Cambodia,Malaysia,Japan,Thailand,Singapore,Indonesia,Vietnam",</w:t>
            </w:r>
          </w:p>
          <w:p w:rsidR="00B94483" w:rsidRDefault="00496BC2">
            <w:r>
              <w:t xml:space="preserve">                    "</w:t>
            </w:r>
            <w:proofErr w:type="spellStart"/>
            <w:r>
              <w:t>continentCode</w:t>
            </w:r>
            <w:proofErr w:type="spellEnd"/>
            <w:r>
              <w:t>": 7</w:t>
            </w:r>
          </w:p>
          <w:p w:rsidR="00B94483" w:rsidRDefault="00496BC2">
            <w:r>
              <w:t xml:space="preserve">                }, </w:t>
            </w:r>
          </w:p>
          <w:p w:rsidR="00B94483" w:rsidRDefault="00496BC2">
            <w:r>
              <w:t>….]</w:t>
            </w:r>
          </w:p>
          <w:p w:rsidR="00B94483" w:rsidRDefault="00496BC2">
            <w:r>
              <w:rPr>
                <w:rFonts w:hint="eastAsia"/>
              </w:rPr>
              <w:t xml:space="preserve"> </w:t>
            </w:r>
            <w:r>
              <w:t xml:space="preserve">          "Asia": [</w:t>
            </w:r>
          </w:p>
          <w:p w:rsidR="00B94483" w:rsidRDefault="00496BC2">
            <w:r>
              <w:t xml:space="preserve">                {</w:t>
            </w:r>
          </w:p>
          <w:p w:rsidR="00B94483" w:rsidRDefault="00496BC2">
            <w:r>
              <w:t xml:space="preserve">                    "</w:t>
            </w:r>
            <w:proofErr w:type="spellStart"/>
            <w:r>
              <w:t>skuid</w:t>
            </w:r>
            <w:proofErr w:type="spellEnd"/>
            <w:r>
              <w:t>": 26,</w:t>
            </w:r>
          </w:p>
          <w:p w:rsidR="00B94483" w:rsidRDefault="00496BC2">
            <w:r>
              <w:t xml:space="preserve">                    "</w:t>
            </w:r>
            <w:proofErr w:type="spellStart"/>
            <w:r>
              <w:t>countryCode</w:t>
            </w:r>
            <w:proofErr w:type="spellEnd"/>
            <w:r>
              <w:t>": 392,</w:t>
            </w:r>
          </w:p>
          <w:p w:rsidR="00B94483" w:rsidRDefault="00496BC2">
            <w:r>
              <w:lastRenderedPageBreak/>
              <w:t xml:space="preserve">                    "</w:t>
            </w:r>
            <w:proofErr w:type="spellStart"/>
            <w:r>
              <w:t>imageUrl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/phoneImage/202009//0ac9086d-8ca4-4e60-b8d1-2504ca3ada75.jpg",</w:t>
            </w:r>
          </w:p>
          <w:p w:rsidR="00B94483" w:rsidRDefault="00496BC2">
            <w:r>
              <w:t xml:space="preserve">                    "display": "Japan",</w:t>
            </w:r>
          </w:p>
          <w:p w:rsidR="00B94483" w:rsidRDefault="00496BC2">
            <w:r>
              <w:t xml:space="preserve">                    "note": "Japan",</w:t>
            </w:r>
          </w:p>
          <w:p w:rsidR="00B94483" w:rsidRDefault="00496BC2">
            <w:r>
              <w:t xml:space="preserve">                    "search": "Japan",</w:t>
            </w:r>
          </w:p>
          <w:p w:rsidR="00B94483" w:rsidRDefault="00496BC2">
            <w:r>
              <w:t xml:space="preserve">                    "</w:t>
            </w:r>
            <w:proofErr w:type="spellStart"/>
            <w:r>
              <w:t>continentCode</w:t>
            </w:r>
            <w:proofErr w:type="spellEnd"/>
            <w:r>
              <w:t>": 1</w:t>
            </w:r>
          </w:p>
          <w:p w:rsidR="00B94483" w:rsidRDefault="00496BC2">
            <w:r>
              <w:t xml:space="preserve">                },</w:t>
            </w:r>
          </w:p>
          <w:p w:rsidR="00B94483" w:rsidRDefault="00496BC2">
            <w:r>
              <w:rPr>
                <w:rFonts w:hint="eastAsia"/>
              </w:rPr>
              <w:t xml:space="preserve"> </w:t>
            </w:r>
            <w:r>
              <w:t xml:space="preserve">               …],</w:t>
            </w:r>
          </w:p>
          <w:p w:rsidR="00B94483" w:rsidRDefault="00496BC2">
            <w:r>
              <w:rPr>
                <w:rFonts w:hint="eastAsia"/>
              </w:rPr>
              <w:t xml:space="preserve"> </w:t>
            </w:r>
            <w:r>
              <w:t xml:space="preserve">          …</w:t>
            </w:r>
          </w:p>
          <w:p w:rsidR="00B94483" w:rsidRDefault="00496BC2">
            <w:r>
              <w:t>},</w:t>
            </w:r>
          </w:p>
          <w:p w:rsidR="00B94483" w:rsidRDefault="00496BC2">
            <w:r>
              <w:rPr>
                <w:rFonts w:hint="eastAsia"/>
              </w:rPr>
              <w:t>f</w:t>
            </w:r>
            <w:r>
              <w:t>ail</w:t>
            </w:r>
            <w:r>
              <w:rPr>
                <w:rFonts w:hint="eastAsia"/>
              </w:rPr>
              <w:t>：</w:t>
            </w:r>
          </w:p>
          <w:p w:rsidR="00B94483" w:rsidRDefault="00496BC2">
            <w:r>
              <w:t xml:space="preserve">{"code":-1,"message":"token </w:t>
            </w:r>
            <w:proofErr w:type="spellStart"/>
            <w:r>
              <w:t>expire","data</w:t>
            </w:r>
            <w:proofErr w:type="spellEnd"/>
            <w:r>
              <w:t>" : ""}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-30,</w:t>
            </w:r>
          </w:p>
          <w:p w:rsidR="00B94483" w:rsidRDefault="00496BC2">
            <w:r>
              <w:t xml:space="preserve">    "message": "sign wrong",</w:t>
            </w:r>
          </w:p>
          <w:p w:rsidR="00B94483" w:rsidRDefault="00496BC2">
            <w:r>
              <w:t xml:space="preserve">    "data": "sign wrong"</w:t>
            </w:r>
          </w:p>
          <w:p w:rsidR="00B94483" w:rsidRDefault="00496BC2">
            <w:r>
              <w:t>}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34" w:name="_Toc4216"/>
      <w:r>
        <w:rPr>
          <w:rFonts w:eastAsia="SimSun"/>
        </w:rPr>
        <w:lastRenderedPageBreak/>
        <w:t xml:space="preserve">Get the list of supported packages according to </w:t>
      </w:r>
      <w:proofErr w:type="spellStart"/>
      <w:r>
        <w:rPr>
          <w:rFonts w:eastAsia="SimSun"/>
        </w:rPr>
        <w:t>skuId</w:t>
      </w:r>
      <w:bookmarkEnd w:id="34"/>
      <w:proofErr w:type="spellEnd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35" w:name="_Toc18560"/>
      <w:r>
        <w:rPr>
          <w:rFonts w:ascii="SimSun" w:eastAsia="SimSun" w:hAnsi="SimSun" w:cs="SimSun" w:hint="eastAsia"/>
        </w:rPr>
        <w:t>Interface Description</w:t>
      </w:r>
      <w:bookmarkEnd w:id="35"/>
    </w:p>
    <w:p w:rsidR="00B94483" w:rsidRDefault="00496BC2">
      <w:pPr>
        <w:pStyle w:val="Textoindependienteprimerasangra"/>
        <w:ind w:firstLine="480"/>
      </w:pPr>
      <w:r>
        <w:t xml:space="preserve">Query the package list information supported by the current </w:t>
      </w:r>
      <w:proofErr w:type="spellStart"/>
      <w:r>
        <w:t>sku</w:t>
      </w:r>
      <w:proofErr w:type="spellEnd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36" w:name="_Toc3151"/>
      <w:r>
        <w:rPr>
          <w:rFonts w:ascii="SimSun" w:eastAsia="SimSun" w:hAnsi="SimSun" w:cs="SimSun" w:hint="eastAsia"/>
        </w:rPr>
        <w:t>Interface constraints</w:t>
      </w:r>
      <w:bookmarkEnd w:id="36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278"/>
        <w:gridCol w:w="2449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44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sku</w:t>
            </w:r>
            <w:r>
              <w:rPr>
                <w:rFonts w:ascii="Consolas" w:hAnsi="Consolas" w:cs="Consolas"/>
                <w:color w:val="000000"/>
              </w:rPr>
              <w:t>Id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37" w:name="_Toc5465"/>
      <w:r>
        <w:rPr>
          <w:rFonts w:ascii="SimSun" w:eastAsia="SimSun" w:hAnsi="SimSun" w:cs="SimSun" w:hint="eastAsia"/>
        </w:rPr>
        <w:t>Interface name</w:t>
      </w:r>
      <w:bookmarkEnd w:id="37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</w:t>
      </w:r>
      <w:r>
        <w:rPr>
          <w:rFonts w:ascii="Helvetica Neue" w:eastAsia="SimSun" w:hAnsi="Helvetica Neue" w:cs="SimSun"/>
          <w:sz w:val="21"/>
          <w:szCs w:val="21"/>
        </w:rPr>
        <w:t>getPackages</w:t>
      </w:r>
      <w:r>
        <w:t xml:space="preserve"> 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38" w:name="_Toc29766"/>
      <w:r>
        <w:rPr>
          <w:rFonts w:ascii="SimSun" w:eastAsia="SimSun" w:hAnsi="SimSun" w:cs="SimSun" w:hint="eastAsia"/>
        </w:rPr>
        <w:t>Return constraints</w:t>
      </w:r>
      <w:bookmarkEnd w:id="38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rPr>
          <w:rFonts w:hint="eastAsia"/>
        </w:rPr>
        <w:t>The content data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skuid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t>Sku's</w:t>
            </w:r>
            <w:proofErr w:type="spellEnd"/>
            <w:r>
              <w:t xml:space="preserve">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d</w:t>
            </w:r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tailId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Order details 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imageUrl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Product icon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Product name in Chinese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dis</w:t>
            </w:r>
            <w:r>
              <w:rPr>
                <w:rFonts w:ascii="SimSun" w:hAnsi="SimSun"/>
              </w:rPr>
              <w:t>playEn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Product name in English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esim</w:t>
            </w:r>
            <w:r>
              <w:rPr>
                <w:rFonts w:ascii="SimSun" w:hAnsi="SimSun"/>
              </w:rPr>
              <w:t>packageDtoList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t>esim</w:t>
            </w:r>
            <w:proofErr w:type="spellEnd"/>
            <w:r>
              <w:t xml:space="preserve"> package collection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  <w:r>
              <w:rPr>
                <w:rFonts w:ascii="SimSun" w:hAnsi="SimSun"/>
              </w:rPr>
              <w:t>&lt;</w:t>
            </w:r>
            <w:proofErr w:type="spellStart"/>
            <w:r>
              <w:rPr>
                <w:rFonts w:ascii="SimSun" w:hAnsi="SimSun"/>
              </w:rPr>
              <w:t>EsimPackageDto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upportCountry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Supported Countries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  <w:r>
              <w:rPr>
                <w:rFonts w:ascii="SimSun" w:hAnsi="SimSun"/>
              </w:rPr>
              <w:t>&lt;String&gt;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xpirydate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Expired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</w:t>
            </w:r>
            <w:r>
              <w:rPr>
                <w:rFonts w:ascii="SimSun" w:hAnsi="SimSun"/>
              </w:rPr>
              <w:t>ate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countryImageUrlDtoList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List of country icon information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List&lt;</w:t>
            </w:r>
            <w:proofErr w:type="spellStart"/>
            <w:r>
              <w:rPr>
                <w:rFonts w:ascii="SimSun" w:hAnsi="SimSun"/>
              </w:rPr>
              <w:t>CountryImageUrlDto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</w:tbl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>Return Format</w:t>
      </w:r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hAnsi="SimSun"/>
        </w:rPr>
        <w:t>EsimPackageDto</w:t>
      </w:r>
      <w:proofErr w:type="spellEnd"/>
      <w:r>
        <w:rPr>
          <w:rFonts w:ascii="SimSun" w:hAnsi="SimSun"/>
        </w:rPr>
        <w:t xml:space="preserve"> </w:t>
      </w:r>
      <w:r>
        <w:rPr>
          <w:rFonts w:hint="eastAsia"/>
        </w:rPr>
        <w:t>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flows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Number of Package Traffic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lastRenderedPageBreak/>
              <w:t>days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Days of validity of package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unit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Traffic unit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GB/MB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rice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Package Price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Double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riceid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Unique Identification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flowType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Renewable or not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0 - renewable, 1 - non-renewable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ountryImageUrlDtoList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List of Country Icons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List&lt;</w:t>
            </w:r>
            <w:proofErr w:type="spellStart"/>
            <w:r>
              <w:rPr>
                <w:rFonts w:ascii="SimSun" w:hAnsi="SimSun"/>
              </w:rPr>
              <w:t>CountryImageUrlDto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howName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Display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remark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descriptive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xpireDays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Expired Policy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0 - effective immediately, non-zero - expires after n days, or 30 days a month in the case of months.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n</w:t>
            </w:r>
            <w:r>
              <w:rPr>
                <w:rFonts w:ascii="SimSun" w:hAnsi="SimSun"/>
              </w:rPr>
              <w:t>etworkDtoList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Network Support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List&lt;</w:t>
            </w:r>
            <w:proofErr w:type="spellStart"/>
            <w:r>
              <w:rPr>
                <w:rFonts w:ascii="SimSun" w:hAnsi="SimSun"/>
              </w:rPr>
              <w:t>NetworkDto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upportDaypass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Whether the day package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0-Regular package, 1-Inclusive package</w:t>
            </w:r>
            <w:r>
              <w:rPr>
                <w:rFonts w:ascii="SimSun" w:hAnsi="SimSun" w:hint="eastAsia"/>
              </w:rPr>
              <w:t>，</w:t>
            </w:r>
            <w:r>
              <w:rPr>
                <w:rFonts w:ascii="SimSun" w:hAnsi="SimSun" w:hint="eastAsia"/>
              </w:rPr>
              <w:t xml:space="preserve"> </w:t>
            </w:r>
            <w:r>
              <w:rPr>
                <w:rFonts w:ascii="SimSun" w:hAnsi="SimSun"/>
              </w:rPr>
              <w:t>2-</w:t>
            </w:r>
            <w:r>
              <w:rPr>
                <w:rFonts w:ascii="SimSun" w:hAnsi="SimSun" w:hint="eastAsia"/>
              </w:rPr>
              <w:t>Enum</w:t>
            </w:r>
            <w:r>
              <w:rPr>
                <w:rFonts w:ascii="SimSun" w:hAnsi="SimSun"/>
              </w:rPr>
              <w:t xml:space="preserve"> package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penCardFee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Card Opening Fee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in</w:t>
            </w:r>
            <w:r>
              <w:rPr>
                <w:rFonts w:ascii="SimSun" w:hAnsi="SimSun" w:hint="eastAsia"/>
              </w:rPr>
              <w:t>Day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Minimum number of days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ingleDiscountDay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Number of days for word discount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ingleDiscount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Word Discount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lastRenderedPageBreak/>
              <w:t>m</w:t>
            </w:r>
            <w:r>
              <w:rPr>
                <w:rFonts w:ascii="SimSun" w:hAnsi="SimSun"/>
              </w:rPr>
              <w:t>axDiscount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Maximum Discount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axDay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Maximum Days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ustDate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Date required or not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1-Required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apiCode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r>
              <w:rPr>
                <w:rFonts w:hint="eastAsia"/>
              </w:rPr>
              <w:t>Unique identifier for the package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99911-0-?-500-M-D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>Return Format</w:t>
      </w:r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hAnsi="SimSun"/>
        </w:rPr>
        <w:t>CountryImageUrlDto</w:t>
      </w:r>
      <w:proofErr w:type="spellEnd"/>
      <w:r>
        <w:rPr>
          <w:rFonts w:ascii="SimSun" w:hAnsi="SimSun"/>
        </w:rPr>
        <w:t xml:space="preserve"> </w:t>
      </w:r>
      <w:r>
        <w:rPr>
          <w:rFonts w:hint="eastAsia"/>
        </w:rPr>
        <w:t>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imageUrl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Icon Links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n</w:t>
            </w:r>
            <w:r>
              <w:rPr>
                <w:rFonts w:ascii="SimSun" w:hAnsi="SimSun"/>
              </w:rPr>
              <w:t>ameEn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Name (English)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>Return Format</w:t>
      </w:r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hAnsi="SimSun"/>
        </w:rPr>
        <w:t>CountryImageUrlDto</w:t>
      </w:r>
      <w:proofErr w:type="spellEnd"/>
      <w:r>
        <w:rPr>
          <w:rFonts w:ascii="SimSun" w:hAnsi="SimSun"/>
        </w:rPr>
        <w:t xml:space="preserve"> </w:t>
      </w:r>
      <w:r>
        <w:rPr>
          <w:rFonts w:hint="eastAsia"/>
        </w:rPr>
        <w:t>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t</w:t>
            </w:r>
            <w:r>
              <w:rPr>
                <w:rFonts w:ascii="SimSun" w:hAnsi="SimSun" w:hint="eastAsia"/>
              </w:rPr>
              <w:t>ype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Network Type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0</w:t>
            </w:r>
            <w:r>
              <w:rPr>
                <w:rFonts w:ascii="SimSun" w:hAnsi="SimSun"/>
              </w:rPr>
              <w:t>-3G 1-LTE 2-5G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operator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Carrier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namecn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n</w:t>
            </w:r>
            <w:r>
              <w:rPr>
                <w:rFonts w:ascii="SimSun" w:hAnsi="SimSun"/>
              </w:rPr>
              <w:t>ameen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Name (English)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39" w:name="_Toc118812688"/>
      <w:bookmarkStart w:id="40" w:name="_Toc17167"/>
      <w:bookmarkEnd w:id="39"/>
      <w:r>
        <w:rPr>
          <w:rFonts w:ascii="SimSun" w:eastAsia="SimSun" w:hAnsi="SimSun" w:cs="SimSun" w:hint="eastAsia"/>
        </w:rPr>
        <w:t>Return Form</w:t>
      </w:r>
      <w:bookmarkEnd w:id="40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success：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"0",</w:t>
            </w:r>
          </w:p>
          <w:p w:rsidR="00B94483" w:rsidRDefault="00496BC2">
            <w:r>
              <w:t xml:space="preserve">    "message": "</w:t>
            </w:r>
            <w:r w:rsidR="004A2936">
              <w:t>success</w:t>
            </w:r>
            <w:r>
              <w:t>",</w:t>
            </w:r>
          </w:p>
          <w:p w:rsidR="00B94483" w:rsidRDefault="00496BC2">
            <w:r>
              <w:t xml:space="preserve">    "data": {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skuid</w:t>
            </w:r>
            <w:proofErr w:type="spellEnd"/>
            <w:r>
              <w:t>": 45,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detailId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countrycode</w:t>
            </w:r>
            <w:proofErr w:type="spellEnd"/>
            <w:r>
              <w:t>": "40",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imageUrl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/phoneImage/202009//af0c08eb-6f95-479d-843c-0638e1fc32fa.jpg",</w:t>
            </w:r>
          </w:p>
          <w:p w:rsidR="00B94483" w:rsidRDefault="00496BC2">
            <w:r>
              <w:t xml:space="preserve">        "display": "奥地利",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displayEn</w:t>
            </w:r>
            <w:proofErr w:type="spellEnd"/>
            <w:r>
              <w:t>": "Austria",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esimPackageDtoList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{</w:t>
            </w:r>
          </w:p>
          <w:p w:rsidR="00B94483" w:rsidRDefault="00496BC2">
            <w:r>
              <w:t xml:space="preserve">                "flows": 1,</w:t>
            </w:r>
          </w:p>
          <w:p w:rsidR="00B94483" w:rsidRDefault="00496BC2">
            <w:r>
              <w:t xml:space="preserve">                "days": 3,</w:t>
            </w:r>
          </w:p>
          <w:p w:rsidR="00B94483" w:rsidRDefault="00496BC2">
            <w:r>
              <w:t xml:space="preserve">                "unit": "GB",</w:t>
            </w:r>
          </w:p>
          <w:p w:rsidR="00B94483" w:rsidRDefault="00496BC2">
            <w:r>
              <w:t xml:space="preserve">                "price": 2.66,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priceid</w:t>
            </w:r>
            <w:proofErr w:type="spellEnd"/>
            <w:r>
              <w:t>": 441,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flowType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countryImageUrlDtoList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showName</w:t>
            </w:r>
            <w:proofErr w:type="spellEnd"/>
            <w:r>
              <w:t>": "",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pid</w:t>
            </w:r>
            <w:proofErr w:type="spellEnd"/>
            <w:r>
              <w:t>": 52,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premark</w:t>
            </w:r>
            <w:proofErr w:type="spellEnd"/>
            <w:r>
              <w:t>": "Plan type: Data only&lt;</w:t>
            </w:r>
            <w:proofErr w:type="spellStart"/>
            <w:r>
              <w:t>br</w:t>
            </w:r>
            <w:proofErr w:type="spellEnd"/>
            <w:r>
              <w:t>&gt;\</w:t>
            </w:r>
            <w:proofErr w:type="spellStart"/>
            <w:r>
              <w:t>nAPN</w:t>
            </w:r>
            <w:proofErr w:type="spellEnd"/>
            <w:r>
              <w:t>: internet&lt;</w:t>
            </w:r>
            <w:proofErr w:type="spellStart"/>
            <w:r>
              <w:t>br</w:t>
            </w:r>
            <w:proofErr w:type="spellEnd"/>
            <w:r>
              <w:t>&gt;\</w:t>
            </w:r>
            <w:proofErr w:type="spellStart"/>
            <w:r>
              <w:t>nActivation</w:t>
            </w:r>
            <w:proofErr w:type="spellEnd"/>
            <w:r>
              <w:t xml:space="preserve"> Policy: The validity period starts when you turn on roaming and the </w:t>
            </w:r>
            <w:proofErr w:type="spellStart"/>
            <w:r>
              <w:t>eSIM</w:t>
            </w:r>
            <w:proofErr w:type="spellEnd"/>
            <w:r>
              <w:t xml:space="preserve"> connects to any supported </w:t>
            </w:r>
            <w:proofErr w:type="gramStart"/>
            <w:r>
              <w:t>network.&lt;</w:t>
            </w:r>
            <w:proofErr w:type="spellStart"/>
            <w:proofErr w:type="gramEnd"/>
            <w:r>
              <w:t>br</w:t>
            </w:r>
            <w:proofErr w:type="spellEnd"/>
            <w:r>
              <w:t>&gt;\</w:t>
            </w:r>
            <w:proofErr w:type="spellStart"/>
            <w:r>
              <w:t>nCancellation</w:t>
            </w:r>
            <w:proofErr w:type="spellEnd"/>
            <w:r>
              <w:t xml:space="preserve"> policy: Order </w:t>
            </w:r>
            <w:proofErr w:type="spellStart"/>
            <w:r>
              <w:t>can not</w:t>
            </w:r>
            <w:proofErr w:type="spellEnd"/>
            <w:r>
              <w:t xml:space="preserve"> be cancelled or refunded once the \"install </w:t>
            </w:r>
            <w:proofErr w:type="spellStart"/>
            <w:r>
              <w:t>eSIM</w:t>
            </w:r>
            <w:proofErr w:type="spellEnd"/>
            <w:r>
              <w:t>\" button is clicked.",</w:t>
            </w:r>
          </w:p>
          <w:p w:rsidR="00B94483" w:rsidRDefault="00496BC2">
            <w:r>
              <w:t xml:space="preserve">                "overlay": 1,</w:t>
            </w:r>
          </w:p>
          <w:p w:rsidR="00B94483" w:rsidRDefault="00496BC2">
            <w:r>
              <w:lastRenderedPageBreak/>
              <w:t xml:space="preserve">                "</w:t>
            </w:r>
            <w:proofErr w:type="spellStart"/>
            <w:r>
              <w:t>expireDays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networkDtoList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        {</w:t>
            </w:r>
          </w:p>
          <w:p w:rsidR="00B94483" w:rsidRDefault="00496BC2">
            <w:r>
              <w:t xml:space="preserve">                        "type": "LTE",</w:t>
            </w:r>
          </w:p>
          <w:p w:rsidR="00B94483" w:rsidRDefault="00496BC2">
            <w:r>
              <w:t xml:space="preserve">                        "operator": "A1.net",</w:t>
            </w:r>
          </w:p>
          <w:p w:rsidR="00B94483" w:rsidRDefault="00496BC2">
            <w:r>
              <w:t xml:space="preserve">                        "</w:t>
            </w:r>
            <w:proofErr w:type="spellStart"/>
            <w:r>
              <w:t>namecn</w:t>
            </w:r>
            <w:proofErr w:type="spellEnd"/>
            <w:r>
              <w:t>": "奥地利",</w:t>
            </w:r>
          </w:p>
          <w:p w:rsidR="00B94483" w:rsidRDefault="00496BC2">
            <w:r>
              <w:t xml:space="preserve">                        "</w:t>
            </w:r>
            <w:proofErr w:type="spellStart"/>
            <w:r>
              <w:t>nameen</w:t>
            </w:r>
            <w:proofErr w:type="spellEnd"/>
            <w:r>
              <w:t>": "Austria"</w:t>
            </w:r>
          </w:p>
          <w:p w:rsidR="00B94483" w:rsidRDefault="00496BC2">
            <w:r>
              <w:t xml:space="preserve">                    },</w:t>
            </w:r>
          </w:p>
          <w:p w:rsidR="00B94483" w:rsidRDefault="00496BC2">
            <w:r>
              <w:t xml:space="preserve">                    {</w:t>
            </w:r>
          </w:p>
          <w:p w:rsidR="00B94483" w:rsidRDefault="00496BC2">
            <w:r>
              <w:t xml:space="preserve">                        "type": "LTE",</w:t>
            </w:r>
          </w:p>
          <w:p w:rsidR="00B94483" w:rsidRDefault="00496BC2">
            <w:r>
              <w:t xml:space="preserve">                        "operator": "Hutchison 3G ",</w:t>
            </w:r>
          </w:p>
          <w:p w:rsidR="00B94483" w:rsidRDefault="00496BC2">
            <w:r>
              <w:t xml:space="preserve">                        "</w:t>
            </w:r>
            <w:proofErr w:type="spellStart"/>
            <w:r>
              <w:t>namecn</w:t>
            </w:r>
            <w:proofErr w:type="spellEnd"/>
            <w:r>
              <w:t>": "奥地利",</w:t>
            </w:r>
          </w:p>
          <w:p w:rsidR="00B94483" w:rsidRDefault="00496BC2">
            <w:r>
              <w:t xml:space="preserve">                        "</w:t>
            </w:r>
            <w:proofErr w:type="spellStart"/>
            <w:r>
              <w:t>nameen</w:t>
            </w:r>
            <w:proofErr w:type="spellEnd"/>
            <w:r>
              <w:t>": "Austria"</w:t>
            </w:r>
          </w:p>
          <w:p w:rsidR="00B94483" w:rsidRDefault="00496BC2">
            <w:r>
              <w:t xml:space="preserve">                    }</w:t>
            </w:r>
          </w:p>
          <w:p w:rsidR="00B94483" w:rsidRDefault="00496BC2">
            <w:r>
              <w:t xml:space="preserve">                ],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supportDaypass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openCardFee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minDay</w:t>
            </w:r>
            <w:proofErr w:type="spellEnd"/>
            <w:r>
              <w:t>": 3,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singleDiscountDay</w:t>
            </w:r>
            <w:proofErr w:type="spellEnd"/>
            <w:r>
              <w:t>": 3,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singleDiscount</w:t>
            </w:r>
            <w:proofErr w:type="spellEnd"/>
            <w:r>
              <w:t>": 1,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maxDiscount</w:t>
            </w:r>
            <w:proofErr w:type="spellEnd"/>
            <w:r>
              <w:t>": 15,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maxDay</w:t>
            </w:r>
            <w:proofErr w:type="spellEnd"/>
            <w:r>
              <w:t>": 30,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mustDate</w:t>
            </w:r>
            <w:proofErr w:type="spellEnd"/>
            <w:r>
              <w:t>": 0</w:t>
            </w:r>
            <w:r>
              <w:rPr>
                <w:rFonts w:hint="eastAsia"/>
              </w:rPr>
              <w:t>,</w:t>
            </w:r>
          </w:p>
          <w:p w:rsidR="00B94483" w:rsidRDefault="00496BC2">
            <w:r>
              <w:rPr>
                <w:rFonts w:hint="eastAsia"/>
              </w:rPr>
              <w:t xml:space="preserve">                </w:t>
            </w:r>
            <w:r>
              <w:t>“</w:t>
            </w:r>
            <w:r>
              <w:rPr>
                <w:rFonts w:hint="eastAsia"/>
              </w:rPr>
              <w:t>apiCode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40-0-3-1-G</w:t>
            </w:r>
            <w:r>
              <w:t>”</w:t>
            </w:r>
          </w:p>
          <w:p w:rsidR="00B94483" w:rsidRDefault="00496BC2">
            <w:r>
              <w:t xml:space="preserve">            }</w:t>
            </w:r>
          </w:p>
          <w:p w:rsidR="00B94483" w:rsidRDefault="00496BC2">
            <w:r>
              <w:t xml:space="preserve">        ],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supportCountry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"Austria"</w:t>
            </w:r>
          </w:p>
          <w:p w:rsidR="00B94483" w:rsidRDefault="00496BC2">
            <w:r>
              <w:t xml:space="preserve">        ],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expirydate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countryImageUrlDtoList</w:t>
            </w:r>
            <w:proofErr w:type="spellEnd"/>
            <w:r>
              <w:t>": [</w:t>
            </w:r>
          </w:p>
          <w:p w:rsidR="00B94483" w:rsidRDefault="00496BC2">
            <w:r>
              <w:lastRenderedPageBreak/>
              <w:t xml:space="preserve">            {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imageUrl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/phoneImage/202009//50948d3f-e32a-499e-a38e-c55ce6f9be52.jpg",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countryCode</w:t>
            </w:r>
            <w:proofErr w:type="spellEnd"/>
            <w:r>
              <w:t>": 40,</w:t>
            </w:r>
          </w:p>
          <w:p w:rsidR="00B94483" w:rsidRDefault="00496BC2">
            <w:r>
              <w:t xml:space="preserve">                "name": "奥地利",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nameEn</w:t>
            </w:r>
            <w:proofErr w:type="spellEnd"/>
            <w:r>
              <w:t>": "Austria"</w:t>
            </w:r>
          </w:p>
          <w:p w:rsidR="00B94483" w:rsidRDefault="00496BC2">
            <w:r>
              <w:t xml:space="preserve">            }</w:t>
            </w:r>
          </w:p>
          <w:p w:rsidR="00B94483" w:rsidRDefault="00496BC2">
            <w:r>
              <w:t xml:space="preserve">        ]</w:t>
            </w:r>
          </w:p>
          <w:p w:rsidR="00B94483" w:rsidRDefault="00496BC2">
            <w:r>
              <w:t xml:space="preserve">    }</w:t>
            </w:r>
          </w:p>
          <w:p w:rsidR="00B94483" w:rsidRDefault="00496BC2">
            <w:r>
              <w:t>}</w:t>
            </w:r>
          </w:p>
          <w:p w:rsidR="00B94483" w:rsidRDefault="00B94483"/>
          <w:p w:rsidR="00B94483" w:rsidRDefault="00496BC2">
            <w:r>
              <w:rPr>
                <w:rFonts w:hint="eastAsia"/>
              </w:rPr>
              <w:t>fail：</w:t>
            </w:r>
          </w:p>
          <w:p w:rsidR="00B94483" w:rsidRDefault="00496BC2">
            <w:r>
              <w:t>{ "code": -1, "message": "</w:t>
            </w:r>
            <w:r>
              <w:rPr>
                <w:rFonts w:hint="eastAsia"/>
              </w:rPr>
              <w:t>token</w:t>
            </w:r>
            <w:r>
              <w:t xml:space="preserve"> </w:t>
            </w:r>
            <w:proofErr w:type="spellStart"/>
            <w:r>
              <w:t>expire","data</w:t>
            </w:r>
            <w:proofErr w:type="spellEnd"/>
            <w:r>
              <w:t>": ""}</w:t>
            </w:r>
          </w:p>
          <w:p w:rsidR="00B94483" w:rsidRDefault="00496BC2">
            <w:r>
              <w:t>{ "code": -2, "message": " params is not null ","data": ""}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-30,</w:t>
            </w:r>
          </w:p>
          <w:p w:rsidR="00B94483" w:rsidRDefault="00496BC2">
            <w:r>
              <w:t xml:space="preserve">    "message": "sign wrong",</w:t>
            </w:r>
          </w:p>
          <w:p w:rsidR="00B94483" w:rsidRDefault="00496BC2">
            <w:r>
              <w:t xml:space="preserve">    "data": "sign wrong"</w:t>
            </w:r>
          </w:p>
          <w:p w:rsidR="00B94483" w:rsidRDefault="00496BC2">
            <w:r>
              <w:t>}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41" w:name="_Toc18166"/>
      <w:r>
        <w:rPr>
          <w:rFonts w:eastAsia="SimSun" w:hint="eastAsia"/>
        </w:rPr>
        <w:lastRenderedPageBreak/>
        <w:t xml:space="preserve">SIM card ordering (supports: </w:t>
      </w:r>
      <w:proofErr w:type="spellStart"/>
      <w:r>
        <w:rPr>
          <w:rFonts w:eastAsia="SimSun" w:hint="eastAsia"/>
        </w:rPr>
        <w:t>eSIM</w:t>
      </w:r>
      <w:proofErr w:type="spellEnd"/>
      <w:r>
        <w:rPr>
          <w:rFonts w:eastAsia="SimSun" w:hint="eastAsia"/>
        </w:rPr>
        <w:t xml:space="preserve"> and physical SIM cards)</w:t>
      </w:r>
      <w:bookmarkEnd w:id="41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42" w:name="_Toc4527"/>
      <w:r>
        <w:rPr>
          <w:rFonts w:ascii="SimSun" w:eastAsia="SimSun" w:hAnsi="SimSun" w:cs="SimSun" w:hint="eastAsia"/>
        </w:rPr>
        <w:t>Interface Description</w:t>
      </w:r>
      <w:bookmarkEnd w:id="42"/>
    </w:p>
    <w:p w:rsidR="00B94483" w:rsidRDefault="00496BC2">
      <w:pPr>
        <w:pStyle w:val="NormalWeb"/>
        <w:ind w:firstLineChars="200" w:firstLine="480"/>
      </w:pPr>
      <w:r>
        <w:t xml:space="preserve">Place SIM card order based on the plan information (supports: </w:t>
      </w:r>
      <w:proofErr w:type="spellStart"/>
      <w:r>
        <w:t>eSIM</w:t>
      </w:r>
      <w:proofErr w:type="spellEnd"/>
      <w:r>
        <w:t xml:space="preserve"> and physical SIM cards) and deduct the amount from the account.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43" w:name="_Toc30886"/>
      <w:r>
        <w:rPr>
          <w:rFonts w:ascii="SimSun" w:eastAsia="SimSun" w:hAnsi="SimSun" w:cs="SimSun" w:hint="eastAsia"/>
        </w:rPr>
        <w:t>Interface constraints</w:t>
      </w:r>
      <w:bookmarkEnd w:id="43"/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1575"/>
        <w:gridCol w:w="1134"/>
        <w:gridCol w:w="3402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402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skuI</w:t>
            </w:r>
            <w:r>
              <w:rPr>
                <w:rFonts w:ascii="Consolas" w:hAnsi="Consolas" w:cs="Consolas"/>
                <w:color w:val="000000"/>
              </w:rPr>
              <w:t>d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Product ID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p</w:t>
            </w:r>
            <w:r>
              <w:rPr>
                <w:rFonts w:ascii="Consolas" w:hAnsi="Consolas" w:cs="Consolas"/>
                <w:color w:val="000000"/>
              </w:rPr>
              <w:t>rice</w:t>
            </w:r>
            <w:r>
              <w:rPr>
                <w:rFonts w:ascii="Consolas" w:hAnsi="Consolas" w:cs="Consolas" w:hint="eastAsia"/>
                <w:color w:val="000000"/>
              </w:rPr>
              <w:t>I</w:t>
            </w:r>
            <w:r>
              <w:rPr>
                <w:rFonts w:ascii="Consolas" w:hAnsi="Consolas" w:cs="Consolas"/>
                <w:color w:val="000000"/>
              </w:rPr>
              <w:t>d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402" w:type="dxa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Package price ID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4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count</w:t>
            </w:r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String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Order quantity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5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daypass</w:t>
            </w:r>
            <w:r>
              <w:rPr>
                <w:rFonts w:ascii="Consolas" w:hAnsi="Consolas" w:cs="Consolas"/>
                <w:color w:val="000000"/>
              </w:rPr>
              <w:t>Days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The number of days to place an order for a day-pack package;</w:t>
            </w:r>
          </w:p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 xml:space="preserve">The field is not empty when </w:t>
            </w:r>
            <w:proofErr w:type="spellStart"/>
            <w:r>
              <w:rPr>
                <w:rFonts w:ascii="Shruti" w:hAnsi="Shruti"/>
              </w:rPr>
              <w:t>supportDaypass</w:t>
            </w:r>
            <w:proofErr w:type="spellEnd"/>
            <w:r>
              <w:rPr>
                <w:rFonts w:ascii="Shruti" w:hAnsi="Shruti"/>
              </w:rPr>
              <w:t xml:space="preserve">=1 in the result </w:t>
            </w:r>
            <w:r>
              <w:rPr>
                <w:rFonts w:ascii="Shruti" w:hAnsi="Shruti"/>
              </w:rPr>
              <w:lastRenderedPageBreak/>
              <w:t xml:space="preserve">of getting the list of packages, and the number of days to place an order should satisfy the </w:t>
            </w:r>
            <w:proofErr w:type="spellStart"/>
            <w:r>
              <w:rPr>
                <w:rFonts w:ascii="Shruti" w:hAnsi="Shruti"/>
              </w:rPr>
              <w:t>minDay</w:t>
            </w:r>
            <w:proofErr w:type="spellEnd"/>
            <w:r>
              <w:rPr>
                <w:rFonts w:ascii="Shruti" w:hAnsi="Shruti"/>
              </w:rPr>
              <w:t xml:space="preserve"> and </w:t>
            </w:r>
            <w:proofErr w:type="spellStart"/>
            <w:r>
              <w:rPr>
                <w:rFonts w:ascii="Shruti" w:hAnsi="Shruti"/>
              </w:rPr>
              <w:t>maxDay</w:t>
            </w:r>
            <w:proofErr w:type="spellEnd"/>
            <w:r>
              <w:rPr>
                <w:rFonts w:ascii="Shruti" w:hAnsi="Shruti"/>
              </w:rPr>
              <w:t xml:space="preserve"> condition restrictions;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6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beginDate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Package if the date is required, the start time is required in the format: MM/dd/</w:t>
            </w:r>
            <w:proofErr w:type="spellStart"/>
            <w:r>
              <w:rPr>
                <w:rFonts w:ascii="Shruti" w:hAnsi="Shruti"/>
              </w:rPr>
              <w:t>yyyy</w:t>
            </w:r>
            <w:proofErr w:type="spellEnd"/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7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remark</w:t>
            </w:r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Remark information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8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o</w:t>
            </w:r>
            <w:r>
              <w:rPr>
                <w:rFonts w:ascii="Consolas" w:hAnsi="Consolas" w:cs="Consolas" w:hint="eastAsia"/>
                <w:color w:val="000000"/>
              </w:rPr>
              <w:t>th</w:t>
            </w:r>
            <w:r>
              <w:rPr>
                <w:rFonts w:ascii="Consolas" w:hAnsi="Consolas" w:cs="Consolas"/>
                <w:color w:val="000000"/>
              </w:rPr>
              <w:t>erOrderId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Yes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External platform order ID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9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</w:t>
            </w:r>
            <w:r>
              <w:rPr>
                <w:rFonts w:ascii="Consolas" w:hAnsi="Consolas" w:cs="Consolas"/>
                <w:color w:val="000000"/>
              </w:rPr>
              <w:t>therItemId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External platform line item ID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  <w:r>
              <w:rPr>
                <w:rFonts w:ascii="Shruti" w:hAnsi="Shruti"/>
              </w:rPr>
              <w:t>0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</w:t>
            </w:r>
            <w:r>
              <w:rPr>
                <w:rFonts w:ascii="Consolas" w:hAnsi="Consolas" w:cs="Consolas"/>
                <w:color w:val="000000"/>
              </w:rPr>
              <w:t>therPrice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External platform unit price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lastRenderedPageBreak/>
              <w:t>11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b</w:t>
            </w:r>
            <w:r>
              <w:rPr>
                <w:rFonts w:ascii="Consolas" w:hAnsi="Consolas" w:cs="Consolas"/>
                <w:color w:val="000000"/>
              </w:rPr>
              <w:t>ackInfo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0/NULL returns the order number</w:t>
            </w:r>
          </w:p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1.Return to order details</w:t>
            </w:r>
          </w:p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2.Returns the PDF-URL information of the order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12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  <w:r>
              <w:rPr>
                <w:rFonts w:ascii="Shruti" w:hAnsi="Shruti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dpI</w:t>
            </w:r>
            <w:r>
              <w:rPr>
                <w:rFonts w:ascii="Consolas" w:hAnsi="Consolas" w:cs="Consolas"/>
                <w:color w:val="000000"/>
              </w:rPr>
              <w:t>d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 xml:space="preserve">tring 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2.13 Get the DP ID of the physical card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  <w:r>
              <w:rPr>
                <w:rFonts w:ascii="Shruti" w:hAnsi="Shruti"/>
              </w:rPr>
              <w:t>4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i</w:t>
            </w:r>
            <w:r>
              <w:rPr>
                <w:rFonts w:ascii="Consolas" w:hAnsi="Consolas" w:cs="Consolas"/>
                <w:color w:val="000000"/>
              </w:rPr>
              <w:t>ccids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 xml:space="preserve">Multiple </w:t>
            </w:r>
            <w:proofErr w:type="spellStart"/>
            <w:r>
              <w:rPr>
                <w:rFonts w:ascii="Shruti" w:hAnsi="Shruti" w:hint="eastAsia"/>
              </w:rPr>
              <w:t>iccids</w:t>
            </w:r>
            <w:proofErr w:type="spellEnd"/>
            <w:r>
              <w:rPr>
                <w:rFonts w:ascii="Shruti" w:hAnsi="Shruti" w:hint="eastAsia"/>
              </w:rPr>
              <w:t xml:space="preserve"> are separated by commas, and the number is count value.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15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customerEmail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 xml:space="preserve">Customer email address (If it does not conform to the email </w:t>
            </w:r>
            <w:r>
              <w:rPr>
                <w:rFonts w:ascii="Shruti" w:hAnsi="Shruti" w:hint="eastAsia"/>
              </w:rPr>
              <w:lastRenderedPageBreak/>
              <w:t>address format, the email will not be sent;)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16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isSendEmail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Whether to send email (0/null: not send, 1: send)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17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pdfLanguage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pdf language (refer to the language code in Appendix 3.2. If it is not in the appendix, English will be used by default)</w:t>
            </w: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44" w:name="_Toc20240"/>
      <w:r>
        <w:rPr>
          <w:rFonts w:ascii="SimSun" w:eastAsia="SimSun" w:hAnsi="SimSun" w:cs="SimSun" w:hint="eastAsia"/>
        </w:rPr>
        <w:t>Interface name</w:t>
      </w:r>
      <w:bookmarkEnd w:id="44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</w:t>
      </w:r>
      <w:r>
        <w:rPr>
          <w:rFonts w:hint="eastAsia"/>
        </w:rPr>
        <w:t>add</w:t>
      </w:r>
      <w:r>
        <w:t>EsimOrder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45" w:name="_Toc18388"/>
      <w:r>
        <w:rPr>
          <w:rFonts w:ascii="SimSun" w:eastAsia="SimSun" w:hAnsi="SimSun" w:cs="SimSun" w:hint="eastAsia"/>
        </w:rPr>
        <w:t>Return constraints</w:t>
      </w:r>
      <w:bookmarkEnd w:id="45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rPr>
          <w:rFonts w:hint="eastAsia"/>
        </w:rPr>
        <w:t>The content data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order</w:t>
            </w:r>
            <w:r>
              <w:rPr>
                <w:rFonts w:ascii="SimSun" w:hAnsi="SimSun"/>
              </w:rPr>
              <w:t>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rder No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Display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purchaseDate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count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quantity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</w:t>
            </w:r>
            <w:r>
              <w:rPr>
                <w:rFonts w:ascii="SimSun" w:hAnsi="SimSun" w:hint="eastAsia"/>
              </w:rPr>
              <w:t>rice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total price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status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rder status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0: Normal, paid</w:t>
            </w:r>
            <w:r>
              <w:rPr>
                <w:rFonts w:ascii="SimSun" w:hAnsi="SimSun" w:hint="eastAsia"/>
              </w:rPr>
              <w:t>,</w:t>
            </w:r>
            <w:r>
              <w:rPr>
                <w:rFonts w:ascii="SimSun" w:hAnsi="SimSun"/>
              </w:rPr>
              <w:t>- 1: Unpaid, 2: Cancel; 3: Obsolete; 4: Partial unsubscribe;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 Order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B</w:t>
            </w:r>
            <w:r>
              <w:rPr>
                <w:rFonts w:ascii="SimSun" w:hAnsi="SimSun" w:hint="eastAsia"/>
              </w:rPr>
              <w:t>oole</w:t>
            </w:r>
            <w:r>
              <w:rPr>
                <w:rFonts w:ascii="SimSun" w:hAnsi="SimSun"/>
              </w:rPr>
              <w:t>an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mainOrderNum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Main Order </w:t>
            </w:r>
            <w:proofErr w:type="spellStart"/>
            <w:r>
              <w:rPr>
                <w:rFonts w:ascii="SimSun" w:hAnsi="SimSun"/>
              </w:rPr>
              <w:t>Order</w:t>
            </w:r>
            <w:proofErr w:type="spellEnd"/>
            <w:r>
              <w:rPr>
                <w:rFonts w:ascii="SimSun" w:hAnsi="SimSun"/>
              </w:rPr>
              <w:t xml:space="preserve">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If the order is renewed, the order number of the main order will be returned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Stirng</w:t>
            </w:r>
            <w:proofErr w:type="spellEnd"/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tarDate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start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ndDate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end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uterOrderid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External order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uterItemId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External line item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renew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r>
              <w:rPr>
                <w:rFonts w:ascii="SimSun" w:hAnsi="SimSun" w:hint="eastAsia"/>
              </w:rPr>
              <w:t>Renewal order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0: Main order 1: Renewal order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lastRenderedPageBreak/>
              <w:t>priceId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Package price 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r</w:t>
            </w:r>
            <w:r>
              <w:rPr>
                <w:rFonts w:ascii="SimSun" w:hAnsi="SimSun"/>
              </w:rPr>
              <w:t>enewOrderNum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 Order Number Set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If the main order has a renewal order, the number set of the renewal order will be returned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  <w:r>
              <w:rPr>
                <w:rFonts w:ascii="SimSun" w:hAnsi="SimSun"/>
              </w:rPr>
              <w:t>&lt;String&gt;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ardApiDtoList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Esim</w:t>
            </w:r>
            <w:proofErr w:type="spellEnd"/>
            <w:r>
              <w:rPr>
                <w:rFonts w:ascii="SimSun" w:hAnsi="SimSun"/>
              </w:rPr>
              <w:t xml:space="preserve"> Information Set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</w:t>
            </w:r>
            <w:r>
              <w:rPr>
                <w:rFonts w:ascii="SimSun" w:hAnsi="SimSun" w:hint="eastAsia"/>
              </w:rPr>
              <w:t>ist&lt;</w:t>
            </w:r>
            <w:r>
              <w:rPr>
                <w:rFonts w:ascii="SimSun" w:hAnsi="SimSun"/>
              </w:rPr>
              <w:t xml:space="preserve"> </w:t>
            </w:r>
            <w:proofErr w:type="spellStart"/>
            <w:r>
              <w:rPr>
                <w:rFonts w:ascii="SimSun" w:hAnsi="SimSun"/>
              </w:rPr>
              <w:t>EsimOrderCardApiDto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</w:tbl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>Return Format</w:t>
      </w:r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hAnsi="SimSun"/>
        </w:rPr>
        <w:t>EsimOrderCardApiDto</w:t>
      </w:r>
      <w:proofErr w:type="spellEnd"/>
      <w:r>
        <w:rPr>
          <w:rFonts w:hint="eastAsia"/>
        </w:rPr>
        <w:t xml:space="preserve"> 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data</w:t>
            </w:r>
            <w:r>
              <w:rPr>
                <w:rFonts w:ascii="SimSun" w:hAnsi="SimSun"/>
              </w:rPr>
              <w:tab/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Flow data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2GB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validity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Valid days of package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sm_dp_address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m-dp</w:t>
            </w:r>
            <w:proofErr w:type="spellEnd"/>
            <w:r>
              <w:rPr>
                <w:rFonts w:ascii="SimSun" w:hAnsi="SimSun"/>
              </w:rPr>
              <w:t>+ address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activationCode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mobileNumber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</w:t>
            </w:r>
            <w:r>
              <w:rPr>
                <w:rFonts w:ascii="SimSun" w:hAnsi="SimSun" w:hint="eastAsia"/>
              </w:rPr>
              <w:t>sim</w:t>
            </w:r>
            <w:proofErr w:type="spellEnd"/>
            <w:r>
              <w:rPr>
                <w:rFonts w:ascii="SimSun" w:hAnsi="SimSun" w:hint="eastAsia"/>
              </w:rPr>
              <w:t xml:space="preserve">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iccid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</w:t>
            </w:r>
            <w:r>
              <w:rPr>
                <w:rFonts w:ascii="SimSun" w:hAnsi="SimSun"/>
              </w:rPr>
              <w:t>CCID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activateBefore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Latest activation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/>
              </w:rPr>
              <w:t>022-11-25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code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Usage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Android phones use this code to register </w:t>
            </w:r>
            <w:proofErr w:type="spellStart"/>
            <w:r>
              <w:rPr>
                <w:rFonts w:ascii="SimSun" w:hAnsi="SimSun"/>
              </w:rPr>
              <w:t>esim</w:t>
            </w:r>
            <w:proofErr w:type="spellEnd"/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usedMB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Usage MB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day date orders are not supported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startDate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Start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endDate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End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pdfUrl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pdf link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dpId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dpStatus</w:t>
            </w:r>
            <w:proofErr w:type="spellEnd"/>
          </w:p>
        </w:tc>
        <w:tc>
          <w:tcPr>
            <w:tcW w:w="1656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eid</w:t>
            </w:r>
            <w:proofErr w:type="spellEnd"/>
          </w:p>
        </w:tc>
        <w:tc>
          <w:tcPr>
            <w:tcW w:w="1656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lastRenderedPageBreak/>
              <w:t>apn</w:t>
            </w:r>
            <w:proofErr w:type="spellEnd"/>
          </w:p>
        </w:tc>
        <w:tc>
          <w:tcPr>
            <w:tcW w:w="1656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APN</w:t>
            </w:r>
          </w:p>
        </w:tc>
        <w:tc>
          <w:tcPr>
            <w:tcW w:w="63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46" w:name="_Toc118812694"/>
      <w:bookmarkStart w:id="47" w:name="_Toc20398"/>
      <w:bookmarkEnd w:id="46"/>
      <w:r>
        <w:rPr>
          <w:rFonts w:ascii="SimSun" w:eastAsia="SimSun" w:hAnsi="SimSun" w:cs="SimSun" w:hint="eastAsia"/>
        </w:rPr>
        <w:t>Return Form</w:t>
      </w:r>
      <w:bookmarkEnd w:id="47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success：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"0",</w:t>
            </w:r>
          </w:p>
          <w:p w:rsidR="00B94483" w:rsidRDefault="00496BC2">
            <w:r>
              <w:rPr>
                <w:rFonts w:hint="eastAsia"/>
              </w:rPr>
              <w:t xml:space="preserve">    "message": "s</w:t>
            </w:r>
            <w:r>
              <w:t>uccess</w:t>
            </w:r>
            <w:r>
              <w:rPr>
                <w:rFonts w:hint="eastAsia"/>
              </w:rPr>
              <w:t>",</w:t>
            </w:r>
          </w:p>
          <w:p w:rsidR="00B94483" w:rsidRDefault="00496BC2">
            <w:r>
              <w:t xml:space="preserve">    "data": "EP20221104000005"</w:t>
            </w:r>
          </w:p>
          <w:p w:rsidR="00B94483" w:rsidRDefault="00496BC2">
            <w:r>
              <w:t>}</w:t>
            </w:r>
          </w:p>
          <w:p w:rsidR="00B94483" w:rsidRDefault="00B94483"/>
          <w:p w:rsidR="00B94483" w:rsidRDefault="00496BC2">
            <w:r>
              <w:t>{</w:t>
            </w:r>
            <w:r>
              <w:cr/>
              <w:t>    "code": "0",</w:t>
            </w:r>
            <w:r>
              <w:cr/>
              <w:t>    "message": "</w:t>
            </w:r>
            <w:r>
              <w:rPr>
                <w:rFonts w:hint="eastAsia"/>
              </w:rPr>
              <w:t>s</w:t>
            </w:r>
            <w:r>
              <w:t>uccess",</w:t>
            </w:r>
            <w:r>
              <w:cr/>
              <w:t>    "data": {</w:t>
            </w:r>
            <w:r>
              <w:cr/>
              <w:t>        "</w:t>
            </w:r>
            <w:proofErr w:type="spellStart"/>
            <w:r>
              <w:t>orderNum</w:t>
            </w:r>
            <w:proofErr w:type="spellEnd"/>
            <w:r>
              <w:t>": "EP20240124000013",</w:t>
            </w:r>
            <w:r>
              <w:cr/>
              <w:t>        "display": "Australia",</w:t>
            </w:r>
            <w:r>
              <w:cr/>
              <w:t>        "</w:t>
            </w:r>
            <w:proofErr w:type="spellStart"/>
            <w:r>
              <w:t>purchaseDate</w:t>
            </w:r>
            <w:proofErr w:type="spellEnd"/>
            <w:r>
              <w:t>": "2024-01-24(GMT+8)",</w:t>
            </w:r>
            <w:r>
              <w:cr/>
              <w:t>        "count": 1,</w:t>
            </w:r>
            <w:r>
              <w:cr/>
              <w:t>        "price": "9.89",</w:t>
            </w:r>
            <w:r>
              <w:cr/>
              <w:t>        "status": 0,</w:t>
            </w:r>
            <w:r>
              <w:cr/>
              <w:t>        "renewal": true,</w:t>
            </w:r>
            <w:r>
              <w:cr/>
              <w:t>        "</w:t>
            </w:r>
            <w:proofErr w:type="spellStart"/>
            <w:r>
              <w:t>mainOrderNum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outerOrderid</w:t>
            </w:r>
            <w:proofErr w:type="spellEnd"/>
            <w:r>
              <w:t>": "",</w:t>
            </w:r>
            <w:r>
              <w:cr/>
              <w:t>        "</w:t>
            </w:r>
            <w:proofErr w:type="spellStart"/>
            <w:r>
              <w:t>outerItemId</w:t>
            </w:r>
            <w:proofErr w:type="spellEnd"/>
            <w:r>
              <w:t>": "",</w:t>
            </w:r>
          </w:p>
          <w:p w:rsidR="00B94483" w:rsidRDefault="00496BC2">
            <w:pPr>
              <w:ind w:firstLineChars="300" w:firstLine="720"/>
            </w:pPr>
            <w:r>
              <w:t>“</w:t>
            </w:r>
            <w:r>
              <w:rPr>
                <w:rFonts w:hint="eastAsia"/>
              </w:rPr>
              <w:t>renew</w:t>
            </w:r>
            <w:r>
              <w:t>”</w:t>
            </w:r>
            <w:r>
              <w:rPr>
                <w:rFonts w:hint="eastAsia"/>
              </w:rPr>
              <w:t>:0,</w:t>
            </w:r>
          </w:p>
          <w:p w:rsidR="00B94483" w:rsidRDefault="00496BC2">
            <w:pPr>
              <w:ind w:firstLineChars="300" w:firstLine="720"/>
            </w:pPr>
            <w:r>
              <w:t>“</w:t>
            </w:r>
            <w:r>
              <w:rPr>
                <w:rFonts w:hint="eastAsia"/>
              </w:rPr>
              <w:t>priceId</w:t>
            </w:r>
            <w:r>
              <w:t>”</w:t>
            </w:r>
            <w:r>
              <w:rPr>
                <w:rFonts w:hint="eastAsia"/>
              </w:rPr>
              <w:t>:9726,</w:t>
            </w:r>
            <w:r>
              <w:cr/>
              <w:t>        "</w:t>
            </w:r>
            <w:proofErr w:type="spellStart"/>
            <w:r>
              <w:t>renewOrderNum</w:t>
            </w:r>
            <w:proofErr w:type="spellEnd"/>
            <w:r>
              <w:t>": [],</w:t>
            </w:r>
            <w:r>
              <w:cr/>
              <w:t>        "</w:t>
            </w:r>
            <w:proofErr w:type="spellStart"/>
            <w:r>
              <w:t>cardApiDtoList</w:t>
            </w:r>
            <w:proofErr w:type="spellEnd"/>
            <w:r>
              <w:t>": [</w:t>
            </w:r>
            <w:r>
              <w:cr/>
              <w:t>            {</w:t>
            </w:r>
            <w:r>
              <w:cr/>
            </w:r>
            <w:r>
              <w:lastRenderedPageBreak/>
              <w:t>                "data": "6GB",</w:t>
            </w:r>
            <w:r>
              <w:cr/>
              <w:t>                "validity": 8,</w:t>
            </w:r>
            <w:r>
              <w:cr/>
              <w:t>                "</w:t>
            </w:r>
            <w:proofErr w:type="spellStart"/>
            <w:r>
              <w:t>sm_dp_address</w:t>
            </w:r>
            <w:proofErr w:type="spellEnd"/>
            <w:r>
              <w:t>": "ais.prod.ondemandconnectivity.com",</w:t>
            </w:r>
            <w:r>
              <w:cr/>
              <w:t>                "</w:t>
            </w:r>
            <w:proofErr w:type="spellStart"/>
            <w:r>
              <w:t>activationCode</w:t>
            </w:r>
            <w:proofErr w:type="spellEnd"/>
            <w:r>
              <w:t>": "SEW7JEBMFGPRVSPD",</w:t>
            </w:r>
            <w:r>
              <w:cr/>
              <w:t>                "</w:t>
            </w:r>
            <w:proofErr w:type="spellStart"/>
            <w:r>
              <w:t>mobileNumber</w:t>
            </w:r>
            <w:proofErr w:type="spellEnd"/>
            <w:r>
              <w:t>": "0841823354",</w:t>
            </w:r>
            <w:r>
              <w:cr/>
              <w:t>                "</w:t>
            </w:r>
            <w:proofErr w:type="spellStart"/>
            <w:r>
              <w:t>iccid</w:t>
            </w:r>
            <w:proofErr w:type="spellEnd"/>
            <w:r>
              <w:t>": "934801019851134300",</w:t>
            </w:r>
            <w:r>
              <w:cr/>
              <w:t>                "</w:t>
            </w:r>
            <w:proofErr w:type="spellStart"/>
            <w:r>
              <w:t>activateBefore</w:t>
            </w:r>
            <w:proofErr w:type="spellEnd"/>
            <w:r>
              <w:t>": "2024-02-24(GMT+8)",</w:t>
            </w:r>
            <w:r>
              <w:cr/>
              <w:t>                "code": "LPA:1$ais.prod.ondemandconnectivity.com$SEW7JEBMFGPRVSPD",</w:t>
            </w:r>
            <w:r>
              <w:cr/>
              <w:t>                "</w:t>
            </w:r>
            <w:proofErr w:type="spellStart"/>
            <w:r>
              <w:t>usedMB</w:t>
            </w:r>
            <w:proofErr w:type="spellEnd"/>
            <w:r>
              <w:t>": "0.0",</w:t>
            </w:r>
            <w:r>
              <w:cr/>
              <w:t>        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pdfUrl</w:t>
            </w:r>
            <w:proofErr w:type="spellEnd"/>
            <w:r>
              <w:t>": null</w:t>
            </w:r>
            <w:r>
              <w:rPr>
                <w:rFonts w:hint="eastAsia"/>
              </w:rPr>
              <w:t>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t>“</w:t>
            </w:r>
            <w:r>
              <w:rPr>
                <w:rFonts w:hint="eastAsia"/>
              </w:rPr>
              <w:t>dpId</w:t>
            </w:r>
            <w:r>
              <w:t>”</w:t>
            </w:r>
            <w:r>
              <w:rPr>
                <w:rFonts w:hint="eastAsia"/>
              </w:rPr>
              <w:t>:9,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dpStatus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eid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t>“</w:t>
            </w:r>
            <w:proofErr w:type="spellStart"/>
            <w:r>
              <w:rPr>
                <w:rFonts w:hint="eastAsia"/>
              </w:rPr>
              <w:t>apn</w:t>
            </w:r>
            <w:proofErr w:type="spellEnd"/>
            <w:r>
              <w:t>”</w:t>
            </w:r>
            <w:r>
              <w:rPr>
                <w:rFonts w:hint="eastAsia"/>
              </w:rPr>
              <w:t>:"plus"</w:t>
            </w:r>
            <w:r>
              <w:cr/>
              <w:t xml:space="preserve">    </w:t>
            </w:r>
            <w:r>
              <w:rPr>
                <w:rFonts w:hint="eastAsia"/>
              </w:rPr>
              <w:t> </w:t>
            </w:r>
            <w:r>
              <w:t xml:space="preserve">       }</w:t>
            </w:r>
            <w:r>
              <w:cr/>
              <w:t>        ]</w:t>
            </w:r>
            <w:r>
              <w:cr/>
              <w:t>    }</w:t>
            </w:r>
            <w:r>
              <w:cr/>
              <w:t>}</w:t>
            </w:r>
            <w:r>
              <w:cr/>
            </w:r>
          </w:p>
          <w:p w:rsidR="00B94483" w:rsidRDefault="00496BC2">
            <w:r>
              <w:t>{</w:t>
            </w:r>
            <w:r>
              <w:cr/>
              <w:t>    "code": "0",</w:t>
            </w:r>
            <w:r>
              <w:cr/>
              <w:t>    "message": "</w:t>
            </w:r>
            <w:r>
              <w:rPr>
                <w:rFonts w:hint="eastAsia"/>
              </w:rPr>
              <w:t>s</w:t>
            </w:r>
            <w:r>
              <w:t>uccess",</w:t>
            </w:r>
            <w:r>
              <w:cr/>
              <w:t>    "data": {</w:t>
            </w:r>
            <w:r>
              <w:cr/>
              <w:t>        "</w:t>
            </w:r>
            <w:proofErr w:type="spellStart"/>
            <w:r>
              <w:t>orderNum</w:t>
            </w:r>
            <w:proofErr w:type="spellEnd"/>
            <w:r>
              <w:t>": "EP20240124000014",</w:t>
            </w:r>
            <w:r>
              <w:cr/>
              <w:t>        "display": "Australia",</w:t>
            </w:r>
            <w:r>
              <w:cr/>
              <w:t>        "</w:t>
            </w:r>
            <w:proofErr w:type="spellStart"/>
            <w:r>
              <w:t>purchaseDate</w:t>
            </w:r>
            <w:proofErr w:type="spellEnd"/>
            <w:r>
              <w:t>": "2024-01-24(GMT+8)",</w:t>
            </w:r>
            <w:r>
              <w:cr/>
              <w:t>        "count": 1,</w:t>
            </w:r>
            <w:r>
              <w:cr/>
              <w:t>        "price": "9.89",</w:t>
            </w:r>
            <w:r>
              <w:cr/>
            </w:r>
            <w:r>
              <w:lastRenderedPageBreak/>
              <w:t>        "status": 0,</w:t>
            </w:r>
            <w:r>
              <w:cr/>
              <w:t>        "renewal": false,</w:t>
            </w:r>
            <w:r>
              <w:cr/>
              <w:t>        "</w:t>
            </w:r>
            <w:proofErr w:type="spellStart"/>
            <w:r>
              <w:t>mainOrderNum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outerOrderid</w:t>
            </w:r>
            <w:proofErr w:type="spellEnd"/>
            <w:r>
              <w:t>": "",</w:t>
            </w:r>
            <w:r>
              <w:cr/>
              <w:t>        "</w:t>
            </w:r>
            <w:proofErr w:type="spellStart"/>
            <w:r>
              <w:t>outerItemId</w:t>
            </w:r>
            <w:proofErr w:type="spellEnd"/>
            <w:r>
              <w:t>": "",</w:t>
            </w:r>
          </w:p>
          <w:p w:rsidR="00B94483" w:rsidRDefault="00496BC2">
            <w:pPr>
              <w:ind w:firstLineChars="300" w:firstLine="720"/>
            </w:pPr>
            <w:r>
              <w:t>“</w:t>
            </w:r>
            <w:r>
              <w:rPr>
                <w:rFonts w:hint="eastAsia"/>
              </w:rPr>
              <w:t>renew</w:t>
            </w:r>
            <w:r>
              <w:t>”</w:t>
            </w:r>
            <w:r>
              <w:rPr>
                <w:rFonts w:hint="eastAsia"/>
              </w:rPr>
              <w:t>:1,</w:t>
            </w:r>
          </w:p>
          <w:p w:rsidR="00B94483" w:rsidRDefault="00496BC2">
            <w:pPr>
              <w:ind w:firstLineChars="300" w:firstLine="720"/>
            </w:pPr>
            <w:r>
              <w:t>“</w:t>
            </w:r>
            <w:r>
              <w:rPr>
                <w:rFonts w:hint="eastAsia"/>
              </w:rPr>
              <w:t>priceId</w:t>
            </w:r>
            <w:r>
              <w:t>”</w:t>
            </w:r>
            <w:r>
              <w:rPr>
                <w:rFonts w:hint="eastAsia"/>
              </w:rPr>
              <w:t>:9727,</w:t>
            </w:r>
            <w:r>
              <w:cr/>
              <w:t>        "</w:t>
            </w:r>
            <w:proofErr w:type="spellStart"/>
            <w:r>
              <w:t>renewOrderNum</w:t>
            </w:r>
            <w:proofErr w:type="spellEnd"/>
            <w:r>
              <w:t>": [],</w:t>
            </w:r>
            <w:r>
              <w:cr/>
              <w:t>        "</w:t>
            </w:r>
            <w:proofErr w:type="spellStart"/>
            <w:r>
              <w:t>cardApiDtoList</w:t>
            </w:r>
            <w:proofErr w:type="spellEnd"/>
            <w:r>
              <w:t>": [</w:t>
            </w:r>
            <w:r>
              <w:cr/>
              <w:t>            {</w:t>
            </w:r>
            <w:r>
              <w:cr/>
              <w:t>                "data": "6GB",</w:t>
            </w:r>
            <w:r>
              <w:cr/>
              <w:t xml:space="preserve">          </w:t>
            </w:r>
            <w:r>
              <w:rPr>
                <w:rFonts w:hint="eastAsia"/>
              </w:rPr>
              <w:t> </w:t>
            </w:r>
            <w:r>
              <w:t xml:space="preserve">     "validity": 8,</w:t>
            </w:r>
            <w:r>
              <w:cr/>
              <w:t>                "</w:t>
            </w:r>
            <w:proofErr w:type="spellStart"/>
            <w:r>
              <w:t>sm_dp_address</w:t>
            </w:r>
            <w:proofErr w:type="spellEnd"/>
            <w:r>
              <w:t>": "ais.prod.ondemandconnectivity.com",</w:t>
            </w:r>
            <w:r>
              <w:cr/>
              <w:t>                "</w:t>
            </w:r>
            <w:proofErr w:type="spellStart"/>
            <w:r>
              <w:t>activationCode</w:t>
            </w:r>
            <w:proofErr w:type="spellEnd"/>
            <w:r>
              <w:t>": "SEW7JEBMFGPRVSPD",</w:t>
            </w:r>
            <w:r>
              <w:cr/>
              <w:t>                "</w:t>
            </w:r>
            <w:proofErr w:type="spellStart"/>
            <w:r>
              <w:t>mobileNumber</w:t>
            </w:r>
            <w:proofErr w:type="spellEnd"/>
            <w:r>
              <w:t>": "0848735511",</w:t>
            </w:r>
            <w:r>
              <w:cr/>
              <w:t>                "</w:t>
            </w:r>
            <w:proofErr w:type="spellStart"/>
            <w:r>
              <w:t>iccid</w:t>
            </w:r>
            <w:proofErr w:type="spellEnd"/>
            <w:r>
              <w:t>": "162984356292255940",</w:t>
            </w:r>
            <w:r>
              <w:cr/>
              <w:t>                "</w:t>
            </w:r>
            <w:proofErr w:type="spellStart"/>
            <w:r>
              <w:t>activateBefore</w:t>
            </w:r>
            <w:proofErr w:type="spellEnd"/>
            <w:r>
              <w:t>": "2024-02-24(GMT+8)",</w:t>
            </w:r>
            <w:r>
              <w:cr/>
              <w:t>                "code": "LPA:1$ais.prod.ondemandconnectivity.com$SEW7JEBMFGPRVSPD",</w:t>
            </w:r>
            <w:r>
              <w:cr/>
              <w:t>                "</w:t>
            </w:r>
            <w:proofErr w:type="spellStart"/>
            <w:r>
              <w:t>usedMB</w:t>
            </w:r>
            <w:proofErr w:type="spellEnd"/>
            <w:r>
              <w:t>": "0.00",</w:t>
            </w:r>
            <w:r>
              <w:cr/>
              <w:t>        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pdfUrl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/phoneImage/202401//8bd384ba-729d-4d12-bc2e-b1f6908f074b.pdf"</w:t>
            </w:r>
            <w:r>
              <w:rPr>
                <w:rFonts w:hint="eastAsia"/>
              </w:rPr>
              <w:t>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t>“</w:t>
            </w:r>
            <w:r>
              <w:rPr>
                <w:rFonts w:hint="eastAsia"/>
              </w:rPr>
              <w:t>dpId</w:t>
            </w:r>
            <w:r>
              <w:t>”</w:t>
            </w:r>
            <w:r>
              <w:rPr>
                <w:rFonts w:hint="eastAsia"/>
              </w:rPr>
              <w:t>:9,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dpStatus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eid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t>“</w:t>
            </w:r>
            <w:proofErr w:type="spellStart"/>
            <w:r>
              <w:rPr>
                <w:rFonts w:hint="eastAsia"/>
              </w:rPr>
              <w:t>apn</w:t>
            </w:r>
            <w:proofErr w:type="spellEnd"/>
            <w:r>
              <w:t>”</w:t>
            </w:r>
            <w:r>
              <w:rPr>
                <w:rFonts w:hint="eastAsia"/>
              </w:rPr>
              <w:t>:"plus"</w:t>
            </w:r>
            <w:r>
              <w:cr/>
              <w:t>            }</w:t>
            </w:r>
            <w:r>
              <w:cr/>
            </w:r>
            <w:r>
              <w:lastRenderedPageBreak/>
              <w:t>        ]</w:t>
            </w:r>
            <w:r>
              <w:cr/>
              <w:t>    }</w:t>
            </w:r>
            <w:r>
              <w:cr/>
              <w:t>}</w:t>
            </w:r>
            <w:r>
              <w:cr/>
            </w:r>
          </w:p>
          <w:p w:rsidR="00B94483" w:rsidRDefault="00496BC2">
            <w:r>
              <w:rPr>
                <w:rFonts w:hint="eastAsia"/>
              </w:rPr>
              <w:t>fail：</w:t>
            </w:r>
          </w:p>
          <w:p w:rsidR="00B94483" w:rsidRDefault="00496BC2">
            <w:r>
              <w:t>{ "code": -2, "message": " params is not null ","data": ""}</w:t>
            </w:r>
          </w:p>
          <w:p w:rsidR="00B94483" w:rsidRDefault="00496BC2">
            <w:r>
              <w:t>{"code": -3, "message": " data not exist ","data": ""}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-30,</w:t>
            </w:r>
          </w:p>
          <w:p w:rsidR="00B94483" w:rsidRDefault="00496BC2">
            <w:r>
              <w:t xml:space="preserve">    "message": "sign wrong",</w:t>
            </w:r>
          </w:p>
          <w:p w:rsidR="00B94483" w:rsidRDefault="00496BC2">
            <w:r>
              <w:t xml:space="preserve">    "data": "sign wrong"</w:t>
            </w:r>
          </w:p>
          <w:p w:rsidR="00B94483" w:rsidRDefault="00496BC2">
            <w:r>
              <w:t>}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48" w:name="_Toc28451"/>
      <w:r>
        <w:rPr>
          <w:rFonts w:eastAsia="SimSun"/>
        </w:rPr>
        <w:lastRenderedPageBreak/>
        <w:t>Get order information according to order number</w:t>
      </w:r>
      <w:bookmarkEnd w:id="48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49" w:name="_Toc876"/>
      <w:r>
        <w:rPr>
          <w:rFonts w:ascii="SimSun" w:eastAsia="SimSun" w:hAnsi="SimSun" w:cs="SimSun" w:hint="eastAsia"/>
        </w:rPr>
        <w:t>Interface Description</w:t>
      </w:r>
      <w:bookmarkEnd w:id="49"/>
    </w:p>
    <w:p w:rsidR="00B94483" w:rsidRDefault="00496BC2">
      <w:pPr>
        <w:pStyle w:val="Textoindependienteprimerasangra"/>
        <w:ind w:firstLine="480"/>
      </w:pPr>
      <w:r>
        <w:t xml:space="preserve">Obtain the details of the order according to the order number returned from the order (renewal), including the relevant information of the </w:t>
      </w:r>
      <w:proofErr w:type="spellStart"/>
      <w:r>
        <w:t>esim</w:t>
      </w:r>
      <w:proofErr w:type="spellEnd"/>
      <w:r>
        <w:t xml:space="preserve"> card. After obtaining the information, you cannot unsubscribe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50" w:name="_Toc26499"/>
      <w:r>
        <w:rPr>
          <w:rFonts w:ascii="SimSun" w:eastAsia="SimSun" w:hAnsi="SimSun" w:cs="SimSun" w:hint="eastAsia"/>
        </w:rPr>
        <w:t>Interface constraints</w:t>
      </w:r>
      <w:bookmarkEnd w:id="50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278"/>
        <w:gridCol w:w="2449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44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order</w:t>
            </w:r>
            <w:r>
              <w:rPr>
                <w:rFonts w:ascii="Consolas" w:hAnsi="Consolas" w:cs="Consolas"/>
                <w:color w:val="000000"/>
              </w:rPr>
              <w:t>Num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O</w:t>
            </w:r>
            <w:r>
              <w:rPr>
                <w:rFonts w:ascii="Shruti" w:hAnsi="Shruti"/>
              </w:rPr>
              <w:t>rder No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51" w:name="_Toc11669"/>
      <w:r>
        <w:rPr>
          <w:rFonts w:ascii="SimSun" w:eastAsia="SimSun" w:hAnsi="SimSun" w:cs="SimSun" w:hint="eastAsia"/>
        </w:rPr>
        <w:t>Interface name</w:t>
      </w:r>
      <w:bookmarkEnd w:id="51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</w:t>
      </w:r>
      <w:r>
        <w:rPr>
          <w:rFonts w:hint="eastAsia"/>
        </w:rPr>
        <w:t>get</w:t>
      </w:r>
      <w:r>
        <w:t>OrderInfo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52" w:name="_Toc17615"/>
      <w:r>
        <w:rPr>
          <w:rFonts w:ascii="SimSun" w:eastAsia="SimSun" w:hAnsi="SimSun" w:cs="SimSun" w:hint="eastAsia"/>
        </w:rPr>
        <w:t>Return constraints</w:t>
      </w:r>
      <w:bookmarkEnd w:id="52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rPr>
          <w:rFonts w:hint="eastAsia"/>
        </w:rPr>
        <w:t>The content data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order</w:t>
            </w:r>
            <w:r>
              <w:rPr>
                <w:rFonts w:ascii="SimSun" w:hAnsi="SimSun"/>
              </w:rPr>
              <w:t>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rder No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Display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purchaseDate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count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quantity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price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rice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status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rder status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0: Normal, paid</w:t>
            </w:r>
            <w:r>
              <w:rPr>
                <w:rFonts w:ascii="SimSun" w:hAnsi="SimSun" w:hint="eastAsia"/>
              </w:rPr>
              <w:t>,</w:t>
            </w:r>
            <w:r>
              <w:rPr>
                <w:rFonts w:ascii="SimSun" w:hAnsi="SimSun"/>
              </w:rPr>
              <w:t>- 1: Unpaid, 2: Cancel; 3: Obsolete; 4: Partial unsubscribe;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 Order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B</w:t>
            </w:r>
            <w:r>
              <w:rPr>
                <w:rFonts w:ascii="SimSun" w:hAnsi="SimSun" w:hint="eastAsia"/>
              </w:rPr>
              <w:t>oole</w:t>
            </w:r>
            <w:r>
              <w:rPr>
                <w:rFonts w:ascii="SimSun" w:hAnsi="SimSun"/>
              </w:rPr>
              <w:t>an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mainOrderNum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Main Order </w:t>
            </w:r>
            <w:proofErr w:type="spellStart"/>
            <w:r>
              <w:rPr>
                <w:rFonts w:ascii="SimSun" w:hAnsi="SimSun"/>
              </w:rPr>
              <w:t>Order</w:t>
            </w:r>
            <w:proofErr w:type="spellEnd"/>
            <w:r>
              <w:rPr>
                <w:rFonts w:ascii="SimSun" w:hAnsi="SimSun"/>
              </w:rPr>
              <w:t xml:space="preserve">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If the order is renewed, the order number of the main order will be returned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Stirng</w:t>
            </w:r>
            <w:proofErr w:type="spellEnd"/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tartDate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start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ndDate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end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uterOrderid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External order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uterItemId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External line item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lastRenderedPageBreak/>
              <w:t>renew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r>
              <w:rPr>
                <w:rFonts w:ascii="SimSun" w:hAnsi="SimSun" w:hint="eastAsia"/>
              </w:rPr>
              <w:t>Renewal order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0: Main order 1: Renewal order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priceId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Package Price 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r</w:t>
            </w:r>
            <w:r>
              <w:rPr>
                <w:rFonts w:ascii="SimSun" w:hAnsi="SimSun"/>
              </w:rPr>
              <w:t>enewOrderNum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 Order Number Set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If the main order has a renewal order, the number set of the renewal order will be returned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  <w:r>
              <w:rPr>
                <w:rFonts w:ascii="SimSun" w:hAnsi="SimSun"/>
              </w:rPr>
              <w:t>&lt;String&gt;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ardApiDtoList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Esim</w:t>
            </w:r>
            <w:proofErr w:type="spellEnd"/>
            <w:r>
              <w:rPr>
                <w:rFonts w:ascii="SimSun" w:hAnsi="SimSun"/>
              </w:rPr>
              <w:t xml:space="preserve"> Information Set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</w:t>
            </w:r>
            <w:r>
              <w:rPr>
                <w:rFonts w:ascii="SimSun" w:hAnsi="SimSun" w:hint="eastAsia"/>
              </w:rPr>
              <w:t>ist&lt;</w:t>
            </w:r>
            <w:proofErr w:type="spellStart"/>
            <w:r>
              <w:rPr>
                <w:rFonts w:ascii="SimSun" w:hAnsi="SimSun"/>
              </w:rPr>
              <w:t>CardApiDto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</w:tbl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 xml:space="preserve">Return </w:t>
      </w:r>
      <w:proofErr w:type="spellStart"/>
      <w:r>
        <w:rPr>
          <w:rFonts w:ascii="SimSun" w:eastAsia="SimSun" w:hAnsi="SimSun" w:cs="SimSun" w:hint="eastAsia"/>
        </w:rPr>
        <w:t>Format</w:t>
      </w:r>
      <w:r>
        <w:rPr>
          <w:rFonts w:ascii="SimSun" w:hAnsi="SimSun"/>
        </w:rPr>
        <w:t>CardApiDto</w:t>
      </w:r>
      <w:r>
        <w:rPr>
          <w:rFonts w:hint="eastAsia"/>
        </w:rPr>
        <w:t>Field</w:t>
      </w:r>
      <w:proofErr w:type="spellEnd"/>
      <w:r>
        <w:rPr>
          <w:rFonts w:hint="eastAsia"/>
        </w:rPr>
        <w:t xml:space="preserve">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data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Flow data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2GB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validity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Valid days of package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sm_dp_address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m-dp</w:t>
            </w:r>
            <w:proofErr w:type="spellEnd"/>
            <w:r>
              <w:rPr>
                <w:rFonts w:ascii="SimSun" w:hAnsi="SimSun"/>
              </w:rPr>
              <w:t>+ address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activationCode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mobileNumber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</w:t>
            </w:r>
            <w:r>
              <w:rPr>
                <w:rFonts w:ascii="SimSun" w:hAnsi="SimSun" w:hint="eastAsia"/>
              </w:rPr>
              <w:t>sim</w:t>
            </w:r>
            <w:proofErr w:type="spellEnd"/>
            <w:r>
              <w:rPr>
                <w:rFonts w:ascii="SimSun" w:hAnsi="SimSun" w:hint="eastAsia"/>
              </w:rPr>
              <w:t xml:space="preserve">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iccid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</w:t>
            </w:r>
            <w:r>
              <w:rPr>
                <w:rFonts w:ascii="SimSun" w:hAnsi="SimSun"/>
              </w:rPr>
              <w:t>CCID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a</w:t>
            </w:r>
            <w:r>
              <w:rPr>
                <w:rFonts w:ascii="SimSun" w:hAnsi="SimSun"/>
              </w:rPr>
              <w:t>ctivateBefore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Latest activation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/>
              </w:rPr>
              <w:t>022-11-25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ode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Usage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Android phones use this code to register </w:t>
            </w:r>
            <w:proofErr w:type="spellStart"/>
            <w:r>
              <w:rPr>
                <w:rFonts w:ascii="SimSun" w:hAnsi="SimSun"/>
              </w:rPr>
              <w:t>esim</w:t>
            </w:r>
            <w:proofErr w:type="spellEnd"/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u</w:t>
            </w:r>
            <w:r>
              <w:rPr>
                <w:rFonts w:ascii="SimSun" w:hAnsi="SimSun"/>
              </w:rPr>
              <w:t>sedMB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Usage MB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day date orders are not supported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tartDate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Start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ndDate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End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dfUrl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pdf link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dpId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53" w:name="_Toc118812700"/>
      <w:bookmarkStart w:id="54" w:name="_Toc16769"/>
      <w:bookmarkEnd w:id="53"/>
      <w:r>
        <w:rPr>
          <w:rFonts w:ascii="SimSun" w:eastAsia="SimSun" w:hAnsi="SimSun" w:cs="SimSun" w:hint="eastAsia"/>
        </w:rPr>
        <w:t>Return Form</w:t>
      </w:r>
      <w:bookmarkEnd w:id="54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>
              <w:rPr>
                <w:rFonts w:hint="eastAsia"/>
              </w:rPr>
              <w:t>success：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>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"code": "0",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"message": "success",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"data": 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"</w:t>
            </w:r>
            <w:proofErr w:type="spellStart"/>
            <w:r>
              <w:t>orderNum</w:t>
            </w:r>
            <w:proofErr w:type="spellEnd"/>
            <w:r>
              <w:t>": "EP20221104000005",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"display": "Japan",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"</w:t>
            </w:r>
            <w:proofErr w:type="spellStart"/>
            <w:r>
              <w:t>purchaseDate</w:t>
            </w:r>
            <w:proofErr w:type="spellEnd"/>
            <w:r>
              <w:t>": "2022-11-04(GMT+8)",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"count": 1,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"price": "4.49",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"status": 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"renewal": false,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"</w:t>
            </w:r>
            <w:proofErr w:type="spellStart"/>
            <w:r>
              <w:t>mainOrderNum</w:t>
            </w:r>
            <w:proofErr w:type="spellEnd"/>
            <w:r>
              <w:t>": null,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</w:t>
            </w:r>
            <w:r>
              <w:t>“</w:t>
            </w:r>
            <w:r>
              <w:rPr>
                <w:rFonts w:hint="eastAsia"/>
              </w:rPr>
              <w:t>renew</w:t>
            </w:r>
            <w:r>
              <w:t>”</w:t>
            </w:r>
            <w:r>
              <w:rPr>
                <w:rFonts w:hint="eastAsia"/>
              </w:rPr>
              <w:t>:0,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400" w:firstLine="960"/>
            </w:pPr>
            <w:r>
              <w:t>“</w:t>
            </w:r>
            <w:r>
              <w:rPr>
                <w:rFonts w:hint="eastAsia"/>
              </w:rPr>
              <w:t>priceId</w:t>
            </w:r>
            <w:r>
              <w:t>”</w:t>
            </w:r>
            <w:r>
              <w:rPr>
                <w:rFonts w:hint="eastAsia"/>
              </w:rPr>
              <w:t>:9726,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"</w:t>
            </w:r>
            <w:proofErr w:type="spellStart"/>
            <w:r>
              <w:t>renewOrderNum</w:t>
            </w:r>
            <w:proofErr w:type="spellEnd"/>
            <w:r>
              <w:t>": [],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"</w:t>
            </w:r>
            <w:proofErr w:type="spellStart"/>
            <w:r>
              <w:t>cardApiDtoList</w:t>
            </w:r>
            <w:proofErr w:type="spellEnd"/>
            <w:r>
              <w:t>": [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"data": "2GB",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"validity": 5,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sm_dp_address</w:t>
            </w:r>
            <w:proofErr w:type="spellEnd"/>
            <w:r>
              <w:t>": "ais.prod.ondemandconnectivity.com",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activationCode</w:t>
            </w:r>
            <w:proofErr w:type="spellEnd"/>
            <w:r>
              <w:t>": "SEW7JEBMFGPRVSPD",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mobileNumber</w:t>
            </w:r>
            <w:proofErr w:type="spellEnd"/>
            <w:r>
              <w:t>": "0846108923",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iccid</w:t>
            </w:r>
            <w:proofErr w:type="spellEnd"/>
            <w:r>
              <w:t>": "453438306768957400",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activateBefore</w:t>
            </w:r>
            <w:proofErr w:type="spellEnd"/>
            <w:r>
              <w:t>": "2022-11-25",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"code": "LPA:1$ais.prod.ondemandconnectivity.com$SEW7JEBMFGPRVSPD"</w:t>
            </w:r>
            <w:r>
              <w:rPr>
                <w:rFonts w:hint="eastAsia"/>
              </w:rPr>
              <w:t>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t>“</w:t>
            </w:r>
            <w:r>
              <w:rPr>
                <w:rFonts w:hint="eastAsia"/>
              </w:rPr>
              <w:t>dpId</w:t>
            </w:r>
            <w:r>
              <w:t>”</w:t>
            </w:r>
            <w:r>
              <w:rPr>
                <w:rFonts w:hint="eastAsia"/>
              </w:rPr>
              <w:t>:9,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rPr>
                <w:rFonts w:hint="eastAsia"/>
              </w:rPr>
              <w:lastRenderedPageBreak/>
              <w:t>"</w:t>
            </w:r>
            <w:proofErr w:type="spellStart"/>
            <w:r>
              <w:rPr>
                <w:rFonts w:hint="eastAsia"/>
              </w:rPr>
              <w:t>dpStatus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eid</w:t>
            </w:r>
            <w:proofErr w:type="spellEnd"/>
            <w:r>
              <w:rPr>
                <w:rFonts w:hint="eastAsia"/>
              </w:rPr>
              <w:t>": null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]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>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>fail：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>{ "code": -2, "message": " params is not null ","data": ""}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>{"code": -3, "message": " get fail ","data": ""}</w:t>
            </w:r>
          </w:p>
          <w:p w:rsidR="00B94483" w:rsidRDefault="00B94483">
            <w:pPr>
              <w:widowControl w:val="0"/>
              <w:autoSpaceDE w:val="0"/>
              <w:autoSpaceDN w:val="0"/>
              <w:adjustRightInd w:val="0"/>
              <w:rPr>
                <w:rFonts w:ascii="Tw Cen MT Condensed Extra Bold" w:hAnsi="Tw Cen MT Condensed Extra Bold" w:cs="Tw Cen MT Condensed Extra Bold"/>
                <w:color w:val="000000"/>
                <w:sz w:val="27"/>
                <w:szCs w:val="27"/>
              </w:rPr>
            </w:pP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55" w:name="_Toc18492"/>
      <w:r>
        <w:rPr>
          <w:rFonts w:eastAsia="SimSun"/>
        </w:rPr>
        <w:lastRenderedPageBreak/>
        <w:t xml:space="preserve">Query the </w:t>
      </w:r>
      <w:proofErr w:type="spellStart"/>
      <w:r>
        <w:rPr>
          <w:rFonts w:eastAsia="SimSun"/>
        </w:rPr>
        <w:t>eSIM</w:t>
      </w:r>
      <w:proofErr w:type="spellEnd"/>
      <w:r>
        <w:rPr>
          <w:rFonts w:eastAsia="SimSun"/>
        </w:rPr>
        <w:t xml:space="preserve"> order list</w:t>
      </w:r>
      <w:bookmarkEnd w:id="55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56" w:name="_Toc12749"/>
      <w:r>
        <w:rPr>
          <w:rFonts w:ascii="SimSun" w:eastAsia="SimSun" w:hAnsi="SimSun" w:cs="SimSun" w:hint="eastAsia"/>
        </w:rPr>
        <w:t>Interface Description</w:t>
      </w:r>
      <w:bookmarkEnd w:id="56"/>
    </w:p>
    <w:p w:rsidR="00B94483" w:rsidRDefault="00496BC2">
      <w:pPr>
        <w:pStyle w:val="Textoindependienteprimerasangra"/>
        <w:ind w:firstLineChars="0" w:firstLine="420"/>
      </w:pPr>
      <w:r>
        <w:t xml:space="preserve">Get the list information of </w:t>
      </w:r>
      <w:proofErr w:type="spellStart"/>
      <w:r>
        <w:t>eSIM</w:t>
      </w:r>
      <w:proofErr w:type="spellEnd"/>
      <w:r>
        <w:t xml:space="preserve"> orders according to the query page and query quantity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57" w:name="_Toc24387"/>
      <w:r>
        <w:rPr>
          <w:rFonts w:ascii="SimSun" w:eastAsia="SimSun" w:hAnsi="SimSun" w:cs="SimSun" w:hint="eastAsia"/>
        </w:rPr>
        <w:t>Interface constraints</w:t>
      </w:r>
      <w:bookmarkEnd w:id="57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1008"/>
        <w:gridCol w:w="709"/>
        <w:gridCol w:w="2835"/>
        <w:gridCol w:w="1837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83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1837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835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startDate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String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83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The start time is based on the order creation time</w:t>
            </w:r>
          </w:p>
        </w:tc>
        <w:tc>
          <w:tcPr>
            <w:tcW w:w="183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  <w:r>
              <w:rPr>
                <w:rFonts w:ascii="Shruti" w:hAnsi="Shruti"/>
              </w:rPr>
              <w:t>022-10-01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end</w:t>
            </w:r>
            <w:r>
              <w:rPr>
                <w:rFonts w:ascii="Consolas" w:hAnsi="Consolas" w:cs="Consolas"/>
                <w:color w:val="000000"/>
              </w:rPr>
              <w:t>Date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83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The end time is based on the order creation time</w:t>
            </w:r>
          </w:p>
        </w:tc>
        <w:tc>
          <w:tcPr>
            <w:tcW w:w="183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2022-11-20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4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outerOrderId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 xml:space="preserve">String 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283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External order number</w:t>
            </w: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5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outerItemId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283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External line item number</w:t>
            </w: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6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83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7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pageSize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Integer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83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Quantity returned per page, 10 by default</w:t>
            </w: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58" w:name="_Toc11796"/>
      <w:r>
        <w:rPr>
          <w:rFonts w:ascii="SimSun" w:eastAsia="SimSun" w:hAnsi="SimSun" w:cs="SimSun" w:hint="eastAsia"/>
        </w:rPr>
        <w:t>Interface name</w:t>
      </w:r>
      <w:bookmarkEnd w:id="58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</w:t>
      </w:r>
      <w:r>
        <w:rPr>
          <w:rFonts w:hint="eastAsia"/>
        </w:rPr>
        <w:t>queryOrder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59" w:name="_Toc15095"/>
      <w:r>
        <w:rPr>
          <w:rFonts w:ascii="SimSun" w:eastAsia="SimSun" w:hAnsi="SimSun" w:cs="SimSun" w:hint="eastAsia"/>
        </w:rPr>
        <w:t>Return constraints</w:t>
      </w:r>
      <w:bookmarkEnd w:id="59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rPr>
          <w:rFonts w:hint="eastAsia"/>
        </w:rPr>
        <w:t>The content data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total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Total Orders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</w:t>
            </w:r>
            <w:r>
              <w:rPr>
                <w:rFonts w:ascii="SimSun" w:hAnsi="SimSun"/>
              </w:rPr>
              <w:t>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page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Current Pages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lastRenderedPageBreak/>
              <w:t>rows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Data Set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  <w:r>
              <w:rPr>
                <w:rFonts w:ascii="SimSun" w:hAnsi="SimSun"/>
              </w:rPr>
              <w:t>&lt;</w:t>
            </w:r>
            <w:r>
              <w:t xml:space="preserve"> </w:t>
            </w:r>
            <w:proofErr w:type="spellStart"/>
            <w:r>
              <w:rPr>
                <w:rFonts w:ascii="SimSun" w:hAnsi="SimSun"/>
              </w:rPr>
              <w:t>eSimOrderDto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</w:tbl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 xml:space="preserve">Return </w:t>
      </w:r>
      <w:proofErr w:type="spellStart"/>
      <w:r>
        <w:rPr>
          <w:rFonts w:ascii="SimSun" w:eastAsia="SimSun" w:hAnsi="SimSun" w:cs="SimSun" w:hint="eastAsia"/>
        </w:rPr>
        <w:t>Format</w:t>
      </w:r>
      <w:r>
        <w:rPr>
          <w:rFonts w:ascii="SimSun" w:hAnsi="SimSun"/>
        </w:rPr>
        <w:t>eSimOrderDto</w:t>
      </w:r>
      <w:proofErr w:type="spellEnd"/>
      <w:r>
        <w:rPr>
          <w:rFonts w:ascii="SimSun" w:hAnsi="SimSun"/>
        </w:rPr>
        <w:t xml:space="preserve"> </w:t>
      </w:r>
      <w:r>
        <w:rPr>
          <w:rFonts w:hint="eastAsia"/>
        </w:rPr>
        <w:t>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id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I</w:t>
            </w:r>
            <w:r>
              <w:rPr>
                <w:rFonts w:ascii="SimSun" w:hAnsi="SimSun" w:hint="eastAsia"/>
              </w:rPr>
              <w:t>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orderid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No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rderType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 xml:space="preserve">rder </w:t>
            </w:r>
            <w:r>
              <w:rPr>
                <w:rFonts w:ascii="SimSun" w:hAnsi="SimSun" w:hint="eastAsia"/>
              </w:rPr>
              <w:t>Type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 xml:space="preserve">0:BPM </w:t>
            </w:r>
            <w:r>
              <w:rPr>
                <w:rFonts w:ascii="SimSun" w:hAnsi="SimSun"/>
              </w:rPr>
              <w:t>Order</w:t>
            </w:r>
            <w:r>
              <w:rPr>
                <w:rFonts w:ascii="SimSun" w:hAnsi="SimSun" w:hint="eastAsia"/>
              </w:rPr>
              <w:t>、</w:t>
            </w:r>
            <w:r>
              <w:rPr>
                <w:rFonts w:ascii="SimSun" w:hAnsi="SimSun" w:hint="eastAsia"/>
              </w:rPr>
              <w:t>1:i</w:t>
            </w:r>
            <w:r>
              <w:rPr>
                <w:rFonts w:ascii="SimSun" w:hAnsi="SimSun"/>
              </w:rPr>
              <w:t>nterface Order</w:t>
            </w:r>
            <w:r>
              <w:rPr>
                <w:rFonts w:ascii="SimSun" w:hAnsi="SimSun" w:hint="eastAsia"/>
              </w:rPr>
              <w:t>；</w:t>
            </w: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 w:hint="eastAsia"/>
              </w:rPr>
              <w:t>：</w:t>
            </w: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ale Order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n</w:t>
            </w:r>
            <w:r>
              <w:rPr>
                <w:rFonts w:ascii="SimSun" w:hAnsi="SimSun"/>
              </w:rPr>
              <w:t>um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quantity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</w:t>
            </w:r>
            <w:r>
              <w:rPr>
                <w:rFonts w:ascii="SimSun" w:hAnsi="SimSun"/>
              </w:rPr>
              <w:t>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price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Unit Price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t</w:t>
            </w:r>
            <w:r>
              <w:rPr>
                <w:rFonts w:ascii="SimSun" w:hAnsi="SimSun"/>
              </w:rPr>
              <w:t>otle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Total price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ubTime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creation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"2022-11-07 16:43:19"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tatus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tatus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0: Normal, paid,- 1: Unpaid, 2: Cancel; 3: Obsolete; 4: Partial unsubscribe;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</w:t>
            </w:r>
            <w:r>
              <w:rPr>
                <w:rFonts w:ascii="SimSun" w:hAnsi="SimSun"/>
              </w:rPr>
              <w:t>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amount of downloads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Null means not downloaded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flowType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Renewable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0</w:t>
            </w:r>
            <w:r>
              <w:rPr>
                <w:rFonts w:ascii="SimSun" w:hAnsi="SimSun"/>
              </w:rPr>
              <w:t>-</w:t>
            </w:r>
            <w:r>
              <w:rPr>
                <w:rFonts w:ascii="SimSun" w:hAnsi="SimSun" w:hint="eastAsia"/>
              </w:rPr>
              <w:t>y</w:t>
            </w:r>
            <w:r>
              <w:rPr>
                <w:rFonts w:ascii="SimSun" w:hAnsi="SimSun"/>
              </w:rPr>
              <w:t>es</w:t>
            </w:r>
            <w:r>
              <w:rPr>
                <w:rFonts w:ascii="SimSun" w:hAnsi="SimSun" w:hint="eastAsia"/>
              </w:rPr>
              <w:t>，</w:t>
            </w:r>
            <w:r>
              <w:rPr>
                <w:rFonts w:ascii="SimSun" w:hAnsi="SimSun" w:hint="eastAsia"/>
              </w:rPr>
              <w:t>1</w:t>
            </w:r>
            <w:r>
              <w:rPr>
                <w:rFonts w:ascii="SimSun" w:hAnsi="SimSun"/>
              </w:rPr>
              <w:t>-no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</w:t>
            </w:r>
            <w:r>
              <w:rPr>
                <w:rFonts w:ascii="SimSun" w:hAnsi="SimSun"/>
              </w:rPr>
              <w:t>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type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status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ount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flag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If Main order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Boolean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acketName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Japan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xpireDate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expiration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"2023-02-07"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lastRenderedPageBreak/>
              <w:t>d</w:t>
            </w:r>
            <w:r>
              <w:rPr>
                <w:rFonts w:ascii="SimSun" w:hAnsi="SimSun" w:hint="eastAsia"/>
              </w:rPr>
              <w:t>a</w:t>
            </w:r>
            <w:r>
              <w:rPr>
                <w:rFonts w:ascii="SimSun" w:hAnsi="SimSun"/>
              </w:rPr>
              <w:t>ypassDay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hruti" w:hAnsi="Shruti"/>
              </w:rPr>
              <w:t>Number of days to place an order for a package day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</w:t>
            </w:r>
            <w:r>
              <w:rPr>
                <w:rFonts w:ascii="SimSun" w:hAnsi="SimSun"/>
              </w:rPr>
              <w:t>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renew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hruti" w:hAnsi="Shruti"/>
              </w:rPr>
            </w:pPr>
            <w:r>
              <w:rPr>
                <w:rFonts w:ascii="SimSun" w:hAnsi="SimSun" w:hint="eastAsia"/>
              </w:rPr>
              <w:t>Renewal order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0: Main order 1: Renewal order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uterOrderid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External order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uterItemId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External line item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60" w:name="_Toc118812712"/>
      <w:bookmarkStart w:id="61" w:name="_Toc27514"/>
      <w:bookmarkEnd w:id="60"/>
      <w:r>
        <w:rPr>
          <w:rFonts w:ascii="SimSun" w:eastAsia="SimSun" w:hAnsi="SimSun" w:cs="SimSun" w:hint="eastAsia"/>
        </w:rPr>
        <w:t>Return Form</w:t>
      </w:r>
      <w:bookmarkEnd w:id="61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>
              <w:rPr>
                <w:rFonts w:hint="eastAsia"/>
              </w:rPr>
              <w:t>success：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>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"code": "0",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"message": "success",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"data": 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"total": 154,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"page": 2,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"rows": [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"id": 258,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orderid</w:t>
            </w:r>
            <w:proofErr w:type="spellEnd"/>
            <w:r>
              <w:t>": "EP20220906000002",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orderType</w:t>
            </w:r>
            <w:proofErr w:type="spellEnd"/>
            <w:r>
              <w:t>": 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"num": 1,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"price": "15.00",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totle</w:t>
            </w:r>
            <w:proofErr w:type="spellEnd"/>
            <w:r>
              <w:t>": "15.00",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subTime</w:t>
            </w:r>
            <w:proofErr w:type="spellEnd"/>
            <w:r>
              <w:t>": "2022-09-06 10:21:29",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"status": 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dNum</w:t>
            </w:r>
            <w:proofErr w:type="spellEnd"/>
            <w:r>
              <w:t>": "1",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flowType</w:t>
            </w:r>
            <w:proofErr w:type="spellEnd"/>
            <w:r>
              <w:t>": "1",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lastRenderedPageBreak/>
              <w:t xml:space="preserve">                "</w:t>
            </w:r>
            <w:proofErr w:type="spellStart"/>
            <w:r>
              <w:t>downpass</w:t>
            </w:r>
            <w:proofErr w:type="spellEnd"/>
            <w:r>
              <w:t>": "625365",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pflag</w:t>
            </w:r>
            <w:proofErr w:type="spellEnd"/>
            <w:r>
              <w:t>": false,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</w:t>
            </w:r>
            <w:r>
              <w:t>“</w:t>
            </w:r>
            <w:r>
              <w:rPr>
                <w:rFonts w:hint="eastAsia"/>
              </w:rPr>
              <w:t>renew</w:t>
            </w:r>
            <w:r>
              <w:t>”</w:t>
            </w:r>
            <w:r>
              <w:rPr>
                <w:rFonts w:hint="eastAsia"/>
              </w:rPr>
              <w:t>:0,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</w:t>
            </w:r>
            <w:r>
              <w:t>“</w:t>
            </w:r>
            <w:proofErr w:type="spellStart"/>
            <w:r>
              <w:rPr>
                <w:rFonts w:hint="eastAsia"/>
              </w:rPr>
              <w:t>outerOrderId</w:t>
            </w:r>
            <w:proofErr w:type="spellEnd"/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proofErr w:type="spellStart"/>
            <w:r>
              <w:rPr>
                <w:rFonts w:hint="eastAsia"/>
              </w:rPr>
              <w:t>xxxxxxxxx</w:t>
            </w:r>
            <w:proofErr w:type="spellEnd"/>
            <w:r>
              <w:t>”</w:t>
            </w:r>
            <w:r>
              <w:rPr>
                <w:rFonts w:hint="eastAsia"/>
              </w:rPr>
              <w:t>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</w:t>
            </w:r>
            <w:r>
              <w:t>“</w:t>
            </w:r>
            <w:proofErr w:type="spellStart"/>
            <w:r>
              <w:rPr>
                <w:rFonts w:hint="eastAsia"/>
              </w:rPr>
              <w:t>outerItemId</w:t>
            </w:r>
            <w:proofErr w:type="spellEnd"/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proofErr w:type="spellStart"/>
            <w:r>
              <w:rPr>
                <w:rFonts w:hint="eastAsia"/>
              </w:rPr>
              <w:t>xxxxxxxxx</w:t>
            </w:r>
            <w:proofErr w:type="spellEnd"/>
            <w:r>
              <w:t>”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},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"id": 257,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orderid</w:t>
            </w:r>
            <w:proofErr w:type="spellEnd"/>
            <w:r>
              <w:t>": "EP20220906000001",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orderType</w:t>
            </w:r>
            <w:proofErr w:type="spellEnd"/>
            <w:r>
              <w:t>": 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"num": 3,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sTime</w:t>
            </w:r>
            <w:proofErr w:type="spellEnd"/>
            <w:r>
              <w:t>": "",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eTime</w:t>
            </w:r>
            <w:proofErr w:type="spellEnd"/>
            <w:r>
              <w:t>": "",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"price": "15.00",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totle</w:t>
            </w:r>
            <w:proofErr w:type="spellEnd"/>
            <w:r>
              <w:t>": "45.00",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subTime</w:t>
            </w:r>
            <w:proofErr w:type="spellEnd"/>
            <w:r>
              <w:t>": "2022-09-06 10:16:08",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"status": 2,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dNum</w:t>
            </w:r>
            <w:proofErr w:type="spellEnd"/>
            <w:r>
              <w:t>": "",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flowType</w:t>
            </w:r>
            <w:proofErr w:type="spellEnd"/>
            <w:r>
              <w:t>": "1",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downpass</w:t>
            </w:r>
            <w:proofErr w:type="spellEnd"/>
            <w:r>
              <w:t>": "",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otype</w:t>
            </w:r>
            <w:proofErr w:type="spellEnd"/>
            <w:r>
              <w:t>": null,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ostatus</w:t>
            </w:r>
            <w:proofErr w:type="spellEnd"/>
            <w:r>
              <w:t>": null,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"count": null,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pflag</w:t>
            </w:r>
            <w:proofErr w:type="spellEnd"/>
            <w:r>
              <w:t>": false,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packetName</w:t>
            </w:r>
            <w:proofErr w:type="spellEnd"/>
            <w:r>
              <w:t>": null,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expireDate</w:t>
            </w:r>
            <w:proofErr w:type="spellEnd"/>
            <w:r>
              <w:t>": null</w:t>
            </w:r>
            <w:r>
              <w:rPr>
                <w:rFonts w:hint="eastAsia"/>
              </w:rPr>
              <w:t>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</w:t>
            </w:r>
            <w:r>
              <w:t>“</w:t>
            </w:r>
            <w:r>
              <w:rPr>
                <w:rFonts w:hint="eastAsia"/>
              </w:rPr>
              <w:t>renew</w:t>
            </w:r>
            <w:r>
              <w:t>”</w:t>
            </w:r>
            <w:r>
              <w:rPr>
                <w:rFonts w:hint="eastAsia"/>
              </w:rPr>
              <w:t>:1,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800" w:firstLine="1920"/>
            </w:pPr>
            <w:r>
              <w:t>“</w:t>
            </w:r>
            <w:proofErr w:type="spellStart"/>
            <w:r>
              <w:rPr>
                <w:rFonts w:hint="eastAsia"/>
              </w:rPr>
              <w:t>outerOrderId</w:t>
            </w:r>
            <w:proofErr w:type="spellEnd"/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proofErr w:type="spellStart"/>
            <w:r>
              <w:rPr>
                <w:rFonts w:hint="eastAsia"/>
              </w:rPr>
              <w:t>xxxxxxxxx</w:t>
            </w:r>
            <w:proofErr w:type="spellEnd"/>
            <w:r>
              <w:t>”</w:t>
            </w:r>
            <w:r>
              <w:rPr>
                <w:rFonts w:hint="eastAsia"/>
              </w:rPr>
              <w:t>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</w:t>
            </w:r>
            <w:r>
              <w:t>“</w:t>
            </w:r>
            <w:proofErr w:type="spellStart"/>
            <w:r>
              <w:rPr>
                <w:rFonts w:hint="eastAsia"/>
              </w:rPr>
              <w:t>outerItemId</w:t>
            </w:r>
            <w:proofErr w:type="spellEnd"/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proofErr w:type="spellStart"/>
            <w:r>
              <w:rPr>
                <w:rFonts w:hint="eastAsia"/>
              </w:rPr>
              <w:t>xxxxxxxxx</w:t>
            </w:r>
            <w:proofErr w:type="spellEnd"/>
            <w:r>
              <w:t>”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]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lastRenderedPageBreak/>
              <w:t xml:space="preserve">    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>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>f</w:t>
            </w:r>
            <w:r>
              <w:t>ail</w:t>
            </w:r>
            <w:r>
              <w:rPr>
                <w:rFonts w:hint="eastAsia"/>
              </w:rPr>
              <w:t>：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>{ "code": -2, "message": " params is not null ","data": ""}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rPr>
                <w:rFonts w:ascii="Tw Cen MT Condensed Extra Bold" w:hAnsi="Tw Cen MT Condensed Extra Bold" w:cs="Tw Cen MT Condensed Extra Bold"/>
                <w:color w:val="000000"/>
                <w:sz w:val="27"/>
                <w:szCs w:val="27"/>
              </w:rPr>
            </w:pPr>
            <w:r>
              <w:t>{"code": -3, "message": " order not support renew ","data": ""}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2"/>
        <w:pageBreakBefore/>
        <w:spacing w:line="416" w:lineRule="auto"/>
        <w:ind w:left="578" w:hanging="578"/>
        <w:rPr>
          <w:rFonts w:eastAsia="SimSun"/>
        </w:rPr>
      </w:pPr>
      <w:bookmarkStart w:id="62" w:name="_Toc19169"/>
      <w:r>
        <w:rPr>
          <w:rFonts w:eastAsia="SimSun"/>
        </w:rPr>
        <w:lastRenderedPageBreak/>
        <w:t>Verify resources</w:t>
      </w:r>
      <w:bookmarkEnd w:id="62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63" w:name="_Toc13965"/>
      <w:r>
        <w:rPr>
          <w:rFonts w:ascii="SimSun" w:eastAsia="SimSun" w:hAnsi="SimSun" w:cs="SimSun" w:hint="eastAsia"/>
        </w:rPr>
        <w:t>Interface Description</w:t>
      </w:r>
      <w:bookmarkEnd w:id="63"/>
    </w:p>
    <w:p w:rsidR="00B94483" w:rsidRDefault="00496BC2">
      <w:pPr>
        <w:pStyle w:val="Textoindependienteprimerasangra"/>
        <w:ind w:firstLineChars="0" w:firstLine="420"/>
      </w:pPr>
      <w:r>
        <w:t xml:space="preserve">Check whether card resources are sufficient based on </w:t>
      </w:r>
      <w:proofErr w:type="spellStart"/>
      <w:r>
        <w:t>skuid</w:t>
      </w:r>
      <w:proofErr w:type="spellEnd"/>
      <w:r>
        <w:t xml:space="preserve"> and </w:t>
      </w:r>
      <w:proofErr w:type="spellStart"/>
      <w:r>
        <w:t>priceid</w:t>
      </w:r>
      <w:proofErr w:type="spellEnd"/>
      <w:r>
        <w:rPr>
          <w:rFonts w:hint="eastAsia"/>
        </w:rPr>
        <w:t>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64" w:name="_Toc32723"/>
      <w:r>
        <w:rPr>
          <w:rFonts w:ascii="SimSun" w:eastAsia="SimSun" w:hAnsi="SimSun" w:cs="SimSun" w:hint="eastAsia"/>
        </w:rPr>
        <w:t>Interface constraints</w:t>
      </w:r>
      <w:bookmarkEnd w:id="64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278"/>
        <w:gridCol w:w="2449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44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s</w:t>
            </w:r>
            <w:r>
              <w:rPr>
                <w:rFonts w:ascii="Consolas" w:hAnsi="Consolas" w:cs="Consolas" w:hint="eastAsia"/>
                <w:color w:val="000000"/>
              </w:rPr>
              <w:t>ku</w:t>
            </w:r>
            <w:r>
              <w:rPr>
                <w:rFonts w:ascii="Consolas" w:hAnsi="Consolas" w:cs="Consolas"/>
                <w:color w:val="000000"/>
              </w:rPr>
              <w:t>id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proofErr w:type="spellStart"/>
            <w:r>
              <w:rPr>
                <w:rFonts w:asciiTheme="minorEastAsia" w:hAnsiTheme="minorEastAsia"/>
              </w:rPr>
              <w:t>sku</w:t>
            </w:r>
            <w:proofErr w:type="spellEnd"/>
            <w:r>
              <w:rPr>
                <w:rFonts w:asciiTheme="minorEastAsia" w:hAnsiTheme="minorEastAsia"/>
              </w:rPr>
              <w:t xml:space="preserve"> encoding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priceid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price encoding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4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</w:rPr>
              <w:t>count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N</w:t>
            </w:r>
            <w:r>
              <w:rPr>
                <w:rFonts w:ascii="Shruti" w:hAnsi="Shruti" w:hint="eastAsia"/>
              </w:rPr>
              <w:t>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imSun" w:hAnsi="SimSun"/>
              </w:rPr>
              <w:t>Order quantity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5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65" w:name="_Toc16720"/>
      <w:r>
        <w:rPr>
          <w:rFonts w:ascii="SimSun" w:eastAsia="SimSun" w:hAnsi="SimSun" w:cs="SimSun" w:hint="eastAsia"/>
        </w:rPr>
        <w:t>Interface name</w:t>
      </w:r>
      <w:bookmarkEnd w:id="65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/api_esim/verifyResource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66" w:name="_Toc7772"/>
      <w:r>
        <w:rPr>
          <w:rFonts w:ascii="SimSun" w:eastAsia="SimSun" w:hAnsi="SimSun" w:cs="SimSun" w:hint="eastAsia"/>
        </w:rPr>
        <w:lastRenderedPageBreak/>
        <w:t>Return constraints</w:t>
      </w:r>
      <w:bookmarkEnd w:id="66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67" w:name="_Toc30307"/>
      <w:r>
        <w:rPr>
          <w:rFonts w:ascii="SimSun" w:eastAsia="SimSun" w:hAnsi="SimSun" w:cs="SimSun" w:hint="eastAsia"/>
        </w:rPr>
        <w:t>Return Form</w:t>
      </w:r>
      <w:bookmarkEnd w:id="67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success：</w:t>
            </w:r>
          </w:p>
          <w:p w:rsidR="00B94483" w:rsidRDefault="00496BC2">
            <w:r>
              <w:t>Adequate resources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 "code": "0",</w:t>
            </w:r>
          </w:p>
          <w:p w:rsidR="00B94483" w:rsidRDefault="00496BC2">
            <w:r>
              <w:t xml:space="preserve">     "message": "success",</w:t>
            </w:r>
          </w:p>
          <w:p w:rsidR="00B94483" w:rsidRDefault="00496BC2">
            <w:r>
              <w:t xml:space="preserve">     "data": 1</w:t>
            </w:r>
          </w:p>
          <w:p w:rsidR="00B94483" w:rsidRDefault="00496BC2">
            <w:r>
              <w:t>}</w:t>
            </w:r>
          </w:p>
          <w:p w:rsidR="00B94483" w:rsidRDefault="00496BC2">
            <w:r>
              <w:t>Lack of resources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 "code": "0",</w:t>
            </w:r>
          </w:p>
          <w:p w:rsidR="00B94483" w:rsidRDefault="00496BC2">
            <w:r>
              <w:t xml:space="preserve">     "message": "success",</w:t>
            </w:r>
          </w:p>
          <w:p w:rsidR="00B94483" w:rsidRDefault="00496BC2">
            <w:r>
              <w:t xml:space="preserve">     "data": 0</w:t>
            </w:r>
          </w:p>
          <w:p w:rsidR="00B94483" w:rsidRDefault="00496BC2">
            <w:r>
              <w:t>}</w:t>
            </w:r>
            <w:r>
              <w:rPr>
                <w:rFonts w:hint="eastAsia"/>
              </w:rPr>
              <w:t>fail：</w:t>
            </w:r>
          </w:p>
          <w:p w:rsidR="00B94483" w:rsidRDefault="00496BC2">
            <w:r>
              <w:t xml:space="preserve">{ "code": -1, "message": "token </w:t>
            </w:r>
            <w:proofErr w:type="spellStart"/>
            <w:r>
              <w:t>expire","data</w:t>
            </w:r>
            <w:proofErr w:type="spellEnd"/>
            <w:r>
              <w:t>": ""}</w:t>
            </w:r>
          </w:p>
          <w:p w:rsidR="00B94483" w:rsidRDefault="00496BC2">
            <w:r>
              <w:t>{ "code": -2, "message": " params is not null ","data": ""}</w:t>
            </w:r>
          </w:p>
          <w:p w:rsidR="00B94483" w:rsidRDefault="00496BC2">
            <w:r>
              <w:t>{"code": 3, "message": " data not exist ","data": ""}</w:t>
            </w:r>
          </w:p>
          <w:p w:rsidR="00B94483" w:rsidRDefault="00496BC2">
            <w:r>
              <w:lastRenderedPageBreak/>
              <w:t>{</w:t>
            </w:r>
          </w:p>
          <w:p w:rsidR="00B94483" w:rsidRDefault="00496BC2">
            <w:r>
              <w:t xml:space="preserve">    "code": -30,</w:t>
            </w:r>
          </w:p>
          <w:p w:rsidR="00B94483" w:rsidRDefault="00496BC2">
            <w:r>
              <w:t xml:space="preserve">    "message": "sign wrong",</w:t>
            </w:r>
          </w:p>
          <w:p w:rsidR="00B94483" w:rsidRDefault="00496BC2">
            <w:r>
              <w:t xml:space="preserve">    "data": "sign wrong"</w:t>
            </w:r>
          </w:p>
          <w:p w:rsidR="00B94483" w:rsidRDefault="00496BC2">
            <w:r>
              <w:t>}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2"/>
        <w:pageBreakBefore/>
        <w:spacing w:line="416" w:lineRule="auto"/>
        <w:ind w:left="578" w:hanging="578"/>
        <w:rPr>
          <w:rFonts w:eastAsia="SimSun"/>
        </w:rPr>
      </w:pPr>
      <w:bookmarkStart w:id="68" w:name="_Toc26041"/>
      <w:r>
        <w:rPr>
          <w:rFonts w:eastAsia="SimSun"/>
        </w:rPr>
        <w:lastRenderedPageBreak/>
        <w:t xml:space="preserve">Get the </w:t>
      </w:r>
      <w:proofErr w:type="spellStart"/>
      <w:r>
        <w:rPr>
          <w:rFonts w:eastAsia="SimSun"/>
        </w:rPr>
        <w:t>eSIM</w:t>
      </w:r>
      <w:proofErr w:type="spellEnd"/>
      <w:r>
        <w:rPr>
          <w:rFonts w:eastAsia="SimSun"/>
        </w:rPr>
        <w:t xml:space="preserve"> card information of the order</w:t>
      </w:r>
      <w:bookmarkEnd w:id="68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69" w:name="_Toc8871"/>
      <w:r>
        <w:rPr>
          <w:rFonts w:ascii="SimSun" w:eastAsia="SimSun" w:hAnsi="SimSun" w:cs="SimSun" w:hint="eastAsia"/>
        </w:rPr>
        <w:t>Interface Description</w:t>
      </w:r>
      <w:bookmarkEnd w:id="69"/>
    </w:p>
    <w:p w:rsidR="00B94483" w:rsidRDefault="00496BC2">
      <w:pPr>
        <w:pStyle w:val="Textoindependienteprimerasangra"/>
        <w:ind w:firstLineChars="0" w:firstLine="420"/>
      </w:pPr>
      <w:r>
        <w:t xml:space="preserve">Obtain the card information of the order based on the order number, and return different data formats based on different </w:t>
      </w:r>
      <w:proofErr w:type="gramStart"/>
      <w:r>
        <w:t>parameters.</w:t>
      </w:r>
      <w:r>
        <w:rPr>
          <w:rFonts w:hint="eastAsia"/>
        </w:rPr>
        <w:t>.</w:t>
      </w:r>
      <w:proofErr w:type="gramEnd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70" w:name="_Toc14203"/>
      <w:r>
        <w:rPr>
          <w:rFonts w:ascii="SimSun" w:eastAsia="SimSun" w:hAnsi="SimSun" w:cs="SimSun" w:hint="eastAsia"/>
        </w:rPr>
        <w:t>Interface constraints</w:t>
      </w:r>
      <w:bookmarkEnd w:id="70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278"/>
        <w:gridCol w:w="2449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44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order</w:t>
            </w:r>
            <w:r>
              <w:rPr>
                <w:rFonts w:ascii="Consolas" w:hAnsi="Consolas" w:cs="Consolas"/>
                <w:color w:val="000000"/>
              </w:rPr>
              <w:t>Num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backInfo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Yes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0/NULL returns the order number</w:t>
            </w:r>
          </w:p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1.Return to order details</w:t>
            </w:r>
          </w:p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lastRenderedPageBreak/>
              <w:t>2.Return the PDF-URL information of the order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4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71" w:name="_Toc4309"/>
      <w:r>
        <w:rPr>
          <w:rFonts w:ascii="SimSun" w:eastAsia="SimSun" w:hAnsi="SimSun" w:cs="SimSun" w:hint="eastAsia"/>
        </w:rPr>
        <w:t>Interface name</w:t>
      </w:r>
      <w:bookmarkEnd w:id="71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/api_esim/reDownOrderPDF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72" w:name="_Toc3388"/>
      <w:r>
        <w:rPr>
          <w:rFonts w:ascii="SimSun" w:eastAsia="SimSun" w:hAnsi="SimSun" w:cs="SimSun" w:hint="eastAsia"/>
        </w:rPr>
        <w:t>Return constraints</w:t>
      </w:r>
      <w:bookmarkEnd w:id="72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rPr>
          <w:rFonts w:hint="eastAsia"/>
        </w:rPr>
        <w:t>The content data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order</w:t>
            </w:r>
            <w:r>
              <w:rPr>
                <w:rFonts w:ascii="SimSun" w:hAnsi="SimSun"/>
              </w:rPr>
              <w:t>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rder No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Display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purchaseDate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lastRenderedPageBreak/>
              <w:t>count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quantity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</w:t>
            </w:r>
            <w:r>
              <w:rPr>
                <w:rFonts w:ascii="SimSun" w:hAnsi="SimSun" w:hint="eastAsia"/>
              </w:rPr>
              <w:t>rice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total price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status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rder status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0: Normal, paid</w:t>
            </w:r>
            <w:r>
              <w:rPr>
                <w:rFonts w:ascii="SimSun" w:hAnsi="SimSun" w:hint="eastAsia"/>
              </w:rPr>
              <w:t>,</w:t>
            </w:r>
            <w:r>
              <w:rPr>
                <w:rFonts w:ascii="SimSun" w:hAnsi="SimSun"/>
              </w:rPr>
              <w:t>- 1: Unpaid, 2: Cancel; 3: Obsolete; 4: Partial unsubscribe;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 Order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B</w:t>
            </w:r>
            <w:r>
              <w:rPr>
                <w:rFonts w:ascii="SimSun" w:hAnsi="SimSun" w:hint="eastAsia"/>
              </w:rPr>
              <w:t>oole</w:t>
            </w:r>
            <w:r>
              <w:rPr>
                <w:rFonts w:ascii="SimSun" w:hAnsi="SimSun"/>
              </w:rPr>
              <w:t>an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mainOrderNum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Main Order </w:t>
            </w:r>
            <w:proofErr w:type="spellStart"/>
            <w:r>
              <w:rPr>
                <w:rFonts w:ascii="SimSun" w:hAnsi="SimSun"/>
              </w:rPr>
              <w:t>Order</w:t>
            </w:r>
            <w:proofErr w:type="spellEnd"/>
            <w:r>
              <w:rPr>
                <w:rFonts w:ascii="SimSun" w:hAnsi="SimSun"/>
              </w:rPr>
              <w:t xml:space="preserve">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If the order is renewed, the order number of the main order will be returned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Stirng</w:t>
            </w:r>
            <w:proofErr w:type="spellEnd"/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tarDate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start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ndDate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end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uterOrderid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External order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uterItemId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External line item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r</w:t>
            </w:r>
            <w:r>
              <w:rPr>
                <w:rFonts w:ascii="SimSun" w:hAnsi="SimSun"/>
              </w:rPr>
              <w:t>enewOrderNum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 Order Number Set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If the main order has a renewal order, the number set of the renewal order will be returned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  <w:r>
              <w:rPr>
                <w:rFonts w:ascii="SimSun" w:hAnsi="SimSun"/>
              </w:rPr>
              <w:t>&lt;String&gt;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ardApiDtoList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Esim</w:t>
            </w:r>
            <w:proofErr w:type="spellEnd"/>
            <w:r>
              <w:rPr>
                <w:rFonts w:ascii="SimSun" w:hAnsi="SimSun"/>
              </w:rPr>
              <w:t xml:space="preserve"> Information Set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</w:t>
            </w:r>
            <w:r>
              <w:rPr>
                <w:rFonts w:ascii="SimSun" w:hAnsi="SimSun" w:hint="eastAsia"/>
              </w:rPr>
              <w:t>ist&lt;</w:t>
            </w:r>
            <w:r>
              <w:rPr>
                <w:rFonts w:ascii="SimSun" w:hAnsi="SimSun"/>
              </w:rPr>
              <w:t xml:space="preserve"> </w:t>
            </w:r>
            <w:proofErr w:type="spellStart"/>
            <w:r>
              <w:rPr>
                <w:rFonts w:ascii="SimSun" w:hAnsi="SimSun"/>
              </w:rPr>
              <w:t>EsimOrderCardApiDto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</w:tbl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>Return Format</w:t>
      </w:r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hAnsi="SimSun"/>
        </w:rPr>
        <w:t>EsimOrderCardApiDto</w:t>
      </w:r>
      <w:proofErr w:type="spellEnd"/>
      <w:r>
        <w:rPr>
          <w:rFonts w:hint="eastAsia"/>
        </w:rPr>
        <w:t xml:space="preserve"> 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data</w:t>
            </w:r>
            <w:r>
              <w:rPr>
                <w:rFonts w:ascii="SimSun" w:hAnsi="SimSun"/>
              </w:rPr>
              <w:tab/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Flow data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2GB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validity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Valid days of package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sm_dp_address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m-dp</w:t>
            </w:r>
            <w:proofErr w:type="spellEnd"/>
            <w:r>
              <w:rPr>
                <w:rFonts w:ascii="SimSun" w:hAnsi="SimSun"/>
              </w:rPr>
              <w:t>+ address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lastRenderedPageBreak/>
              <w:t>activationCode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mobileNumber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</w:t>
            </w:r>
            <w:r>
              <w:rPr>
                <w:rFonts w:ascii="SimSun" w:hAnsi="SimSun" w:hint="eastAsia"/>
              </w:rPr>
              <w:t>sim</w:t>
            </w:r>
            <w:proofErr w:type="spellEnd"/>
            <w:r>
              <w:rPr>
                <w:rFonts w:ascii="SimSun" w:hAnsi="SimSun" w:hint="eastAsia"/>
              </w:rPr>
              <w:t xml:space="preserve">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iccid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</w:t>
            </w:r>
            <w:r>
              <w:rPr>
                <w:rFonts w:ascii="SimSun" w:hAnsi="SimSun"/>
              </w:rPr>
              <w:t>CCID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activateBefore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Latest activation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/>
              </w:rPr>
              <w:t>022-11-25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code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Usage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Android phones use this code to register </w:t>
            </w:r>
            <w:proofErr w:type="spellStart"/>
            <w:r>
              <w:rPr>
                <w:rFonts w:ascii="SimSun" w:hAnsi="SimSun"/>
              </w:rPr>
              <w:t>esim</w:t>
            </w:r>
            <w:proofErr w:type="spellEnd"/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usedMB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Usage MB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day date orders are not supported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startDate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Start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endDate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End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pdfUrl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pdf link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dpId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dpStatus</w:t>
            </w:r>
            <w:proofErr w:type="spellEnd"/>
          </w:p>
        </w:tc>
        <w:tc>
          <w:tcPr>
            <w:tcW w:w="1656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eid</w:t>
            </w:r>
            <w:proofErr w:type="spellEnd"/>
          </w:p>
        </w:tc>
        <w:tc>
          <w:tcPr>
            <w:tcW w:w="1656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apn</w:t>
            </w:r>
            <w:proofErr w:type="spellEnd"/>
          </w:p>
        </w:tc>
        <w:tc>
          <w:tcPr>
            <w:tcW w:w="1656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APN</w:t>
            </w:r>
          </w:p>
        </w:tc>
        <w:tc>
          <w:tcPr>
            <w:tcW w:w="63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73" w:name="_Toc20178"/>
      <w:r>
        <w:rPr>
          <w:rFonts w:ascii="SimSun" w:eastAsia="SimSun" w:hAnsi="SimSun" w:cs="SimSun" w:hint="eastAsia"/>
        </w:rPr>
        <w:t>Return Form</w:t>
      </w:r>
      <w:bookmarkEnd w:id="73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success：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"0",</w:t>
            </w:r>
          </w:p>
          <w:p w:rsidR="00B94483" w:rsidRDefault="00496BC2">
            <w:r>
              <w:rPr>
                <w:rFonts w:hint="eastAsia"/>
              </w:rPr>
              <w:t xml:space="preserve">    "message": "success",</w:t>
            </w:r>
          </w:p>
          <w:p w:rsidR="00B94483" w:rsidRDefault="00496BC2">
            <w:r>
              <w:t xml:space="preserve">    "data": "EP20221104000005"</w:t>
            </w:r>
          </w:p>
          <w:p w:rsidR="00B94483" w:rsidRDefault="00496BC2">
            <w:r>
              <w:t>}</w:t>
            </w:r>
          </w:p>
          <w:p w:rsidR="00B94483" w:rsidRDefault="00496BC2">
            <w:r>
              <w:t>{</w:t>
            </w:r>
            <w:r>
              <w:cr/>
              <w:t>    "code": "0",</w:t>
            </w:r>
            <w:r>
              <w:cr/>
              <w:t>    "message": "</w:t>
            </w:r>
            <w:r>
              <w:rPr>
                <w:rFonts w:hint="eastAsia"/>
              </w:rPr>
              <w:t>s</w:t>
            </w:r>
            <w:r>
              <w:t>uccess",</w:t>
            </w:r>
            <w:r>
              <w:cr/>
              <w:t>    "data": {</w:t>
            </w:r>
            <w:r>
              <w:cr/>
              <w:t>        "</w:t>
            </w:r>
            <w:proofErr w:type="spellStart"/>
            <w:r>
              <w:t>orderNum</w:t>
            </w:r>
            <w:proofErr w:type="spellEnd"/>
            <w:r>
              <w:t>": "EP20240111000002",</w:t>
            </w:r>
            <w:r>
              <w:cr/>
              <w:t>        "display": "Global 125 countries",</w:t>
            </w:r>
            <w:r>
              <w:cr/>
            </w:r>
            <w:r>
              <w:lastRenderedPageBreak/>
              <w:t>        "</w:t>
            </w:r>
            <w:proofErr w:type="spellStart"/>
            <w:r>
              <w:t>purchaseDate</w:t>
            </w:r>
            <w:proofErr w:type="spellEnd"/>
            <w:r>
              <w:t>": "2024-01-11(GMT+8)",</w:t>
            </w:r>
            <w:r>
              <w:cr/>
              <w:t>        "count": 1,</w:t>
            </w:r>
            <w:r>
              <w:cr/>
              <w:t>        "price": "22.49",</w:t>
            </w:r>
            <w:r>
              <w:cr/>
              <w:t>        "status": 0,</w:t>
            </w:r>
            <w:r>
              <w:cr/>
              <w:t>        "renewal": true,</w:t>
            </w:r>
            <w:r>
              <w:cr/>
              <w:t>        "</w:t>
            </w:r>
            <w:proofErr w:type="spellStart"/>
            <w:r>
              <w:t>mainOrderNum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outerOrderid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outerItemId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renewOrderNum</w:t>
            </w:r>
            <w:proofErr w:type="spellEnd"/>
            <w:r>
              <w:t>": [],</w:t>
            </w:r>
            <w:r>
              <w:cr/>
              <w:t>        "</w:t>
            </w:r>
            <w:proofErr w:type="spellStart"/>
            <w:r>
              <w:t>cardApiDtoList</w:t>
            </w:r>
            <w:proofErr w:type="spellEnd"/>
            <w:r>
              <w:t>": [</w:t>
            </w:r>
            <w:r>
              <w:cr/>
              <w:t>            {</w:t>
            </w:r>
            <w:r>
              <w:cr/>
              <w:t>                "data": "6GB",</w:t>
            </w:r>
            <w:r>
              <w:cr/>
              <w:t>                "validity": 15,</w:t>
            </w:r>
            <w:r>
              <w:cr/>
              <w:t>                "</w:t>
            </w:r>
            <w:proofErr w:type="spellStart"/>
            <w:r>
              <w:t>sm_dp_address</w:t>
            </w:r>
            <w:proofErr w:type="spellEnd"/>
            <w:r>
              <w:t>": "rsp-eu.redteamobile.com",</w:t>
            </w:r>
            <w:r>
              <w:cr/>
              <w:t>                "</w:t>
            </w:r>
            <w:proofErr w:type="spellStart"/>
            <w:r>
              <w:t>activationCode</w:t>
            </w:r>
            <w:proofErr w:type="spellEnd"/>
            <w:r>
              <w:t>": "5CB2378D93664F30B21A48008F80B64E",</w:t>
            </w:r>
            <w:r>
              <w:cr/>
              <w:t>                "</w:t>
            </w:r>
            <w:proofErr w:type="spellStart"/>
            <w:r>
              <w:t>mobileNumber</w:t>
            </w:r>
            <w:proofErr w:type="spellEnd"/>
            <w:r>
              <w:t>": "0659011389",</w:t>
            </w:r>
            <w:r>
              <w:cr/>
              <w:t>                "</w:t>
            </w:r>
            <w:proofErr w:type="spellStart"/>
            <w:r>
              <w:t>iccid</w:t>
            </w:r>
            <w:proofErr w:type="spellEnd"/>
            <w:r>
              <w:t>": "2330020025190",</w:t>
            </w:r>
            <w:r>
              <w:cr/>
              <w:t>                "</w:t>
            </w:r>
            <w:proofErr w:type="spellStart"/>
            <w:r>
              <w:t>activateBefore</w:t>
            </w:r>
            <w:proofErr w:type="spellEnd"/>
            <w:r>
              <w:t>": "2024-06-22(GMT+8)",</w:t>
            </w:r>
            <w:r>
              <w:cr/>
              <w:t>                "code": "LPA:1$rsp-eu.redteamobile.com$5CB2378D93664F30B21A48008F80B64E",</w:t>
            </w:r>
            <w:r>
              <w:cr/>
              <w:t>                "</w:t>
            </w:r>
            <w:proofErr w:type="spellStart"/>
            <w:r>
              <w:t>usedMB</w:t>
            </w:r>
            <w:proofErr w:type="spellEnd"/>
            <w:r>
              <w:t>": "0.0",</w:t>
            </w:r>
            <w:r>
              <w:cr/>
              <w:t>        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pdfUrl</w:t>
            </w:r>
            <w:proofErr w:type="spellEnd"/>
            <w:r>
              <w:t>": null</w:t>
            </w:r>
            <w:r>
              <w:rPr>
                <w:rFonts w:hint="eastAsia"/>
              </w:rPr>
              <w:t>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t>“</w:t>
            </w:r>
            <w:r>
              <w:rPr>
                <w:rFonts w:hint="eastAsia"/>
              </w:rPr>
              <w:t>dpId</w:t>
            </w:r>
            <w:r>
              <w:t>”</w:t>
            </w:r>
            <w:r>
              <w:rPr>
                <w:rFonts w:hint="eastAsia"/>
              </w:rPr>
              <w:t>:9,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dpStatus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eid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t>“</w:t>
            </w:r>
            <w:proofErr w:type="spellStart"/>
            <w:r>
              <w:rPr>
                <w:rFonts w:hint="eastAsia"/>
              </w:rPr>
              <w:t>apn</w:t>
            </w:r>
            <w:proofErr w:type="spellEnd"/>
            <w:r>
              <w:t>”</w:t>
            </w:r>
            <w:r>
              <w:rPr>
                <w:rFonts w:hint="eastAsia"/>
              </w:rPr>
              <w:t>:"plus"</w:t>
            </w:r>
            <w:r>
              <w:cr/>
              <w:t>            }</w:t>
            </w:r>
            <w:r>
              <w:cr/>
            </w:r>
            <w:r>
              <w:lastRenderedPageBreak/>
              <w:t>        ]</w:t>
            </w:r>
            <w:r>
              <w:cr/>
              <w:t>    }</w:t>
            </w:r>
            <w:r>
              <w:cr/>
              <w:t>}</w:t>
            </w:r>
          </w:p>
          <w:p w:rsidR="00B94483" w:rsidRDefault="00B94483"/>
          <w:p w:rsidR="00B94483" w:rsidRDefault="00496BC2">
            <w:r>
              <w:t>{</w:t>
            </w:r>
            <w:r>
              <w:cr/>
              <w:t>    "code": "0",</w:t>
            </w:r>
            <w:r>
              <w:cr/>
              <w:t>    "message": "</w:t>
            </w:r>
            <w:r>
              <w:rPr>
                <w:rFonts w:hint="eastAsia"/>
              </w:rPr>
              <w:t>s</w:t>
            </w:r>
            <w:r>
              <w:t>uccess",</w:t>
            </w:r>
            <w:r>
              <w:cr/>
              <w:t>    "data": {</w:t>
            </w:r>
            <w:r>
              <w:cr/>
              <w:t>        "</w:t>
            </w:r>
            <w:proofErr w:type="spellStart"/>
            <w:r>
              <w:t>orderNum</w:t>
            </w:r>
            <w:proofErr w:type="spellEnd"/>
            <w:r>
              <w:t>": "EP20240119000007",</w:t>
            </w:r>
            <w:r>
              <w:cr/>
              <w:t>        "display": "Qatar",</w:t>
            </w:r>
            <w:r>
              <w:cr/>
              <w:t>        "</w:t>
            </w:r>
            <w:proofErr w:type="spellStart"/>
            <w:r>
              <w:t>purchaseDate</w:t>
            </w:r>
            <w:proofErr w:type="spellEnd"/>
            <w:r>
              <w:t>": "2024-01-19(GMT+8)",</w:t>
            </w:r>
            <w:r>
              <w:cr/>
              <w:t>        "count": 1,</w:t>
            </w:r>
            <w:r>
              <w:cr/>
              <w:t>        "price": "9.89",</w:t>
            </w:r>
            <w:r>
              <w:cr/>
              <w:t>        "status": 0,</w:t>
            </w:r>
            <w:r>
              <w:cr/>
              <w:t>        "renewal": false,</w:t>
            </w:r>
            <w:r>
              <w:cr/>
              <w:t>        "</w:t>
            </w:r>
            <w:proofErr w:type="spellStart"/>
            <w:r>
              <w:t>mainOrderNum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outerOrderid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outerItemId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renewOrderNum</w:t>
            </w:r>
            <w:proofErr w:type="spellEnd"/>
            <w:r>
              <w:t>": [],</w:t>
            </w:r>
            <w:r>
              <w:cr/>
              <w:t>        "</w:t>
            </w:r>
            <w:proofErr w:type="spellStart"/>
            <w:r>
              <w:t>cardApiDtoList</w:t>
            </w:r>
            <w:proofErr w:type="spellEnd"/>
            <w:r>
              <w:t>": [</w:t>
            </w:r>
            <w:r>
              <w:cr/>
              <w:t>            {</w:t>
            </w:r>
            <w:r>
              <w:cr/>
              <w:t>                "data": "6GB",</w:t>
            </w:r>
            <w:r>
              <w:cr/>
              <w:t xml:space="preserve">          </w:t>
            </w:r>
            <w:r>
              <w:rPr>
                <w:rFonts w:hint="eastAsia"/>
              </w:rPr>
              <w:t> </w:t>
            </w:r>
            <w:r>
              <w:t xml:space="preserve">     "validity": 8,</w:t>
            </w:r>
            <w:r>
              <w:cr/>
              <w:t>                "</w:t>
            </w:r>
            <w:proofErr w:type="spellStart"/>
            <w:r>
              <w:t>sm_dp_address</w:t>
            </w:r>
            <w:proofErr w:type="spellEnd"/>
            <w:r>
              <w:t>": "ais.prod.ondemandconnectivity.com",</w:t>
            </w:r>
            <w:r>
              <w:cr/>
              <w:t>                "</w:t>
            </w:r>
            <w:proofErr w:type="spellStart"/>
            <w:r>
              <w:t>activationCode</w:t>
            </w:r>
            <w:proofErr w:type="spellEnd"/>
            <w:r>
              <w:t>": "SEW7JEBMFGPRVSPD",</w:t>
            </w:r>
            <w:r>
              <w:cr/>
              <w:t>                "</w:t>
            </w:r>
            <w:proofErr w:type="spellStart"/>
            <w:r>
              <w:t>mobileNumber</w:t>
            </w:r>
            <w:proofErr w:type="spellEnd"/>
            <w:r>
              <w:t>": "0849802807",</w:t>
            </w:r>
            <w:r>
              <w:cr/>
              <w:t>                "</w:t>
            </w:r>
            <w:proofErr w:type="spellStart"/>
            <w:r>
              <w:t>iccid</w:t>
            </w:r>
            <w:proofErr w:type="spellEnd"/>
            <w:r>
              <w:t>": "694386261666443800",</w:t>
            </w:r>
            <w:r>
              <w:cr/>
              <w:t>                "</w:t>
            </w:r>
            <w:proofErr w:type="spellStart"/>
            <w:r>
              <w:t>activateBefore</w:t>
            </w:r>
            <w:proofErr w:type="spellEnd"/>
            <w:r>
              <w:t>": "2024-02-19(GMT+8)",</w:t>
            </w:r>
            <w:r>
              <w:cr/>
              <w:t xml:space="preserve">                "code": </w:t>
            </w:r>
            <w:r>
              <w:lastRenderedPageBreak/>
              <w:t>"LPA:1$ais.prod.ondemandconnectivity.com$SEW7JEBMFGPRVSPD",</w:t>
            </w:r>
            <w:r>
              <w:cr/>
              <w:t>                "</w:t>
            </w:r>
            <w:proofErr w:type="spellStart"/>
            <w:r>
              <w:t>usedMB</w:t>
            </w:r>
            <w:proofErr w:type="spellEnd"/>
            <w:r>
              <w:t>": "0.00",</w:t>
            </w:r>
            <w:r>
              <w:cr/>
              <w:t>        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pdfUrl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/phoneImage/202401//8b2755d1-34ac-42ea-8816-30417e245202.pdf"</w:t>
            </w:r>
            <w:r>
              <w:rPr>
                <w:rFonts w:hint="eastAsia"/>
              </w:rPr>
              <w:t>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t>“</w:t>
            </w:r>
            <w:r>
              <w:rPr>
                <w:rFonts w:hint="eastAsia"/>
              </w:rPr>
              <w:t>dpId</w:t>
            </w:r>
            <w:r>
              <w:t>”</w:t>
            </w:r>
            <w:r>
              <w:rPr>
                <w:rFonts w:hint="eastAsia"/>
              </w:rPr>
              <w:t>:9,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dpStatus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eid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t>“</w:t>
            </w:r>
            <w:proofErr w:type="spellStart"/>
            <w:r>
              <w:rPr>
                <w:rFonts w:hint="eastAsia"/>
              </w:rPr>
              <w:t>apn</w:t>
            </w:r>
            <w:proofErr w:type="spellEnd"/>
            <w:r>
              <w:t>”</w:t>
            </w:r>
            <w:r>
              <w:rPr>
                <w:rFonts w:hint="eastAsia"/>
              </w:rPr>
              <w:t>:"plus"</w:t>
            </w:r>
            <w:r>
              <w:cr/>
              <w:t>            }</w:t>
            </w:r>
            <w:r>
              <w:cr/>
              <w:t>        ]</w:t>
            </w:r>
            <w:r>
              <w:cr/>
              <w:t>    }</w:t>
            </w:r>
            <w:r>
              <w:cr/>
              <w:t>}</w:t>
            </w:r>
            <w:r>
              <w:cr/>
            </w:r>
          </w:p>
          <w:p w:rsidR="00B94483" w:rsidRDefault="00B94483"/>
          <w:p w:rsidR="00B94483" w:rsidRDefault="00496BC2">
            <w:r>
              <w:rPr>
                <w:rFonts w:hint="eastAsia"/>
              </w:rPr>
              <w:t>fail：</w:t>
            </w:r>
          </w:p>
          <w:p w:rsidR="00B94483" w:rsidRDefault="00496BC2">
            <w:r>
              <w:t>{ "code": -1, "message": "token expire ","data": ""}</w:t>
            </w:r>
          </w:p>
          <w:p w:rsidR="00B94483" w:rsidRDefault="00496BC2">
            <w:r>
              <w:t>{ "code": -2, "message": " params is not null ","data": ""}</w:t>
            </w:r>
          </w:p>
          <w:p w:rsidR="00B94483" w:rsidRDefault="00496BC2">
            <w:r>
              <w:t>{ "code": -3, "message": "</w:t>
            </w:r>
            <w:proofErr w:type="spellStart"/>
            <w:r>
              <w:t>reDownOrderPDF</w:t>
            </w:r>
            <w:proofErr w:type="spellEnd"/>
            <w:r>
              <w:t xml:space="preserve"> fail ","data": ""}</w:t>
            </w:r>
          </w:p>
          <w:p w:rsidR="00B94483" w:rsidRDefault="00496BC2">
            <w:r>
              <w:t>{"code": 3, "message": " data not exist ","data": ""}</w:t>
            </w:r>
          </w:p>
          <w:p w:rsidR="00B94483" w:rsidRDefault="00496BC2">
            <w:r>
              <w:t xml:space="preserve">{ "code": 4, "message": "Order Status </w:t>
            </w:r>
            <w:proofErr w:type="spellStart"/>
            <w:r>
              <w:t>Abnormal","data</w:t>
            </w:r>
            <w:proofErr w:type="spellEnd"/>
            <w:r>
              <w:t>": ""}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-30,</w:t>
            </w:r>
          </w:p>
          <w:p w:rsidR="00B94483" w:rsidRDefault="00496BC2">
            <w:r>
              <w:t xml:space="preserve">    "message": "sign wrong",</w:t>
            </w:r>
          </w:p>
          <w:p w:rsidR="00B94483" w:rsidRDefault="00496BC2">
            <w:r>
              <w:t xml:space="preserve">    "data": "sign wrong"</w:t>
            </w:r>
          </w:p>
          <w:p w:rsidR="00B94483" w:rsidRDefault="00496BC2">
            <w:r>
              <w:t>}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74" w:name="_Toc13593"/>
      <w:r>
        <w:rPr>
          <w:rFonts w:eastAsia="SimSun"/>
        </w:rPr>
        <w:lastRenderedPageBreak/>
        <w:t>Send PDF email</w:t>
      </w:r>
      <w:bookmarkEnd w:id="74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75" w:name="_Toc21211"/>
      <w:r>
        <w:rPr>
          <w:rFonts w:ascii="SimSun" w:eastAsia="SimSun" w:hAnsi="SimSun" w:cs="SimSun" w:hint="eastAsia"/>
        </w:rPr>
        <w:t>Interface Description</w:t>
      </w:r>
      <w:bookmarkEnd w:id="75"/>
    </w:p>
    <w:p w:rsidR="00B94483" w:rsidRDefault="00496BC2">
      <w:pPr>
        <w:pStyle w:val="Textoindependienteprimerasangra"/>
        <w:ind w:firstLineChars="0" w:firstLine="420"/>
      </w:pPr>
      <w:r>
        <w:t>Specify the order number and associated card to send a PDF email to the specified email address</w:t>
      </w:r>
      <w:r>
        <w:rPr>
          <w:rFonts w:hint="eastAsia"/>
        </w:rPr>
        <w:t>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76" w:name="_Toc21188"/>
      <w:r>
        <w:rPr>
          <w:rFonts w:ascii="SimSun" w:eastAsia="SimSun" w:hAnsi="SimSun" w:cs="SimSun" w:hint="eastAsia"/>
        </w:rPr>
        <w:t>Interface constraints</w:t>
      </w:r>
      <w:bookmarkEnd w:id="76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278"/>
        <w:gridCol w:w="2449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44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</w:rPr>
              <w:t>t</w:t>
            </w:r>
            <w:r>
              <w:rPr>
                <w:rFonts w:ascii="Consolas" w:hAnsi="Consolas" w:cs="Consolas" w:hint="eastAsia"/>
                <w:color w:val="000000"/>
              </w:rPr>
              <w:t>y</w:t>
            </w:r>
            <w:r>
              <w:rPr>
                <w:rFonts w:ascii="Consolas" w:hAnsi="Consolas" w:cs="Consolas"/>
                <w:color w:val="000000"/>
              </w:rPr>
              <w:t>pe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email: send email</w:t>
            </w:r>
          </w:p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link: Return to download link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orderId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order number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4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iccids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 xml:space="preserve">Empty: Returns all cards associated with the order; </w:t>
            </w:r>
            <w:r>
              <w:rPr>
                <w:rFonts w:ascii="Shruti" w:hAnsi="Shruti"/>
              </w:rPr>
              <w:lastRenderedPageBreak/>
              <w:t xml:space="preserve">specify </w:t>
            </w:r>
            <w:proofErr w:type="spellStart"/>
            <w:r>
              <w:rPr>
                <w:rFonts w:ascii="Shruti" w:hAnsi="Shruti"/>
              </w:rPr>
              <w:t>iccid</w:t>
            </w:r>
            <w:proofErr w:type="spellEnd"/>
            <w:r>
              <w:rPr>
                <w:rFonts w:ascii="Shruti" w:hAnsi="Shruti"/>
              </w:rPr>
              <w:t xml:space="preserve">, multiple </w:t>
            </w:r>
            <w:proofErr w:type="spellStart"/>
            <w:r>
              <w:rPr>
                <w:rFonts w:ascii="Shruti" w:hAnsi="Shruti"/>
              </w:rPr>
              <w:t>iccids</w:t>
            </w:r>
            <w:proofErr w:type="spellEnd"/>
            <w:r>
              <w:rPr>
                <w:rFonts w:ascii="Shruti" w:hAnsi="Shruti"/>
              </w:rPr>
              <w:t xml:space="preserve"> are available, splicing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5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e</w:t>
            </w:r>
            <w:r>
              <w:rPr>
                <w:rFonts w:ascii="Consolas" w:hAnsi="Consolas" w:cs="Consolas"/>
                <w:color w:val="000000"/>
              </w:rPr>
              <w:t>mail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String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Mail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6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s</w:t>
            </w:r>
            <w:r>
              <w:rPr>
                <w:rFonts w:ascii="Consolas" w:hAnsi="Consolas" w:cs="Consolas"/>
                <w:color w:val="000000"/>
              </w:rPr>
              <w:t>aveType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imSun" w:hAnsi="SimSun"/>
              </w:rPr>
              <w:t>Integer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0/NULL: Do not save the email address</w:t>
            </w:r>
          </w:p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1: Save the email (the existing email will be replaced)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7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77" w:name="_Toc9901"/>
      <w:r>
        <w:rPr>
          <w:rFonts w:ascii="SimSun" w:eastAsia="SimSun" w:hAnsi="SimSun" w:cs="SimSun" w:hint="eastAsia"/>
        </w:rPr>
        <w:t>Interface name</w:t>
      </w:r>
      <w:bookmarkEnd w:id="77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/api_esim/handlerEsimPdf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78" w:name="_Toc21105"/>
      <w:r>
        <w:rPr>
          <w:rFonts w:ascii="SimSun" w:eastAsia="SimSun" w:hAnsi="SimSun" w:cs="SimSun" w:hint="eastAsia"/>
        </w:rPr>
        <w:lastRenderedPageBreak/>
        <w:t>Return constraints</w:t>
      </w:r>
      <w:bookmarkEnd w:id="78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79" w:name="_Toc12636"/>
      <w:r>
        <w:rPr>
          <w:rFonts w:ascii="SimSun" w:eastAsia="SimSun" w:hAnsi="SimSun" w:cs="SimSun" w:hint="eastAsia"/>
        </w:rPr>
        <w:t>Return Form</w:t>
      </w:r>
      <w:bookmarkEnd w:id="79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success：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"0",</w:t>
            </w:r>
          </w:p>
          <w:p w:rsidR="00B94483" w:rsidRDefault="00496BC2">
            <w:r>
              <w:t xml:space="preserve">    "message": "Successful return of pdf link",</w:t>
            </w:r>
          </w:p>
          <w:p w:rsidR="00B94483" w:rsidRDefault="00496BC2">
            <w:r>
              <w:t xml:space="preserve">    "data": {</w:t>
            </w:r>
          </w:p>
          <w:p w:rsidR="00B94483" w:rsidRDefault="00496BC2">
            <w:r>
              <w:t xml:space="preserve">        "9000024041590216": "http://img.</w:t>
            </w:r>
            <w:r w:rsidR="00707DC4">
              <w:t>mioesim.com</w:t>
            </w:r>
            <w:r>
              <w:t>/phoneImage/202404//5072a173-a360-49e5-9be1-ff93e0bd480b.pdf",</w:t>
            </w:r>
          </w:p>
          <w:p w:rsidR="00B94483" w:rsidRDefault="00496BC2">
            <w:r>
              <w:t xml:space="preserve">        "9000024041549678": "http://img.</w:t>
            </w:r>
            <w:r w:rsidR="00707DC4">
              <w:t>mioesim.com</w:t>
            </w:r>
            <w:r>
              <w:t>/phoneImage/202404//1852e23a-8f1a-4aed-9195-b654b44b1159.pdf"</w:t>
            </w:r>
          </w:p>
          <w:p w:rsidR="00B94483" w:rsidRDefault="00496BC2">
            <w:r>
              <w:t xml:space="preserve">    }</w:t>
            </w:r>
          </w:p>
          <w:p w:rsidR="00B94483" w:rsidRDefault="00496BC2">
            <w:r>
              <w:t>}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"</w:t>
            </w:r>
            <w:r>
              <w:rPr>
                <w:rFonts w:hint="eastAsia"/>
              </w:rPr>
              <w:t>0</w:t>
            </w:r>
            <w:r>
              <w:t>",</w:t>
            </w:r>
          </w:p>
          <w:p w:rsidR="00B94483" w:rsidRDefault="00496BC2">
            <w:r>
              <w:t xml:space="preserve">    "message": "PDF has been sent to the email",</w:t>
            </w:r>
          </w:p>
          <w:p w:rsidR="00B94483" w:rsidRDefault="00496BC2">
            <w:r>
              <w:lastRenderedPageBreak/>
              <w:t xml:space="preserve">    "data": null</w:t>
            </w:r>
          </w:p>
          <w:p w:rsidR="00B94483" w:rsidRDefault="00496BC2">
            <w:r>
              <w:t>}</w:t>
            </w:r>
            <w:r>
              <w:cr/>
            </w:r>
          </w:p>
          <w:p w:rsidR="00B94483" w:rsidRDefault="00496BC2">
            <w:r>
              <w:rPr>
                <w:rFonts w:hint="eastAsia"/>
              </w:rPr>
              <w:t>fail：</w:t>
            </w:r>
          </w:p>
          <w:p w:rsidR="00B94483" w:rsidRDefault="00496BC2">
            <w:r>
              <w:t>{ "code": -1, "message": "</w:t>
            </w:r>
            <w:r>
              <w:rPr>
                <w:rFonts w:hint="eastAsia"/>
              </w:rPr>
              <w:t>token</w:t>
            </w:r>
            <w:r>
              <w:t xml:space="preserve"> </w:t>
            </w:r>
            <w:proofErr w:type="spellStart"/>
            <w:r>
              <w:t>expire","data</w:t>
            </w:r>
            <w:proofErr w:type="spellEnd"/>
            <w:r>
              <w:t>": ""}</w:t>
            </w:r>
          </w:p>
          <w:p w:rsidR="00B94483" w:rsidRDefault="00496BC2">
            <w:r>
              <w:t>{ "code": -2, "message": " params is not null ","data": ""}</w:t>
            </w:r>
          </w:p>
          <w:p w:rsidR="00B94483" w:rsidRDefault="00496BC2">
            <w:r>
              <w:t xml:space="preserve">{"code": -3, "message": " Format </w:t>
            </w:r>
            <w:proofErr w:type="spellStart"/>
            <w:r>
              <w:t>mismatch","data</w:t>
            </w:r>
            <w:proofErr w:type="spellEnd"/>
            <w:r>
              <w:t>": ""}</w:t>
            </w:r>
          </w:p>
          <w:p w:rsidR="00B94483" w:rsidRDefault="00496BC2">
            <w:r>
              <w:t>{"code": 3, "message": " data not exist ","data": ""}</w:t>
            </w:r>
          </w:p>
          <w:p w:rsidR="00B94483" w:rsidRDefault="00496BC2">
            <w:r>
              <w:t xml:space="preserve">{ "code": 4, "message": "Order Status </w:t>
            </w:r>
            <w:proofErr w:type="spellStart"/>
            <w:r>
              <w:t>Abnormal","data</w:t>
            </w:r>
            <w:proofErr w:type="spellEnd"/>
            <w:r>
              <w:t>": ""}</w:t>
            </w:r>
          </w:p>
          <w:p w:rsidR="00B94483" w:rsidRDefault="00496BC2">
            <w:r>
              <w:t xml:space="preserve">{"code": -30,"message": "sign </w:t>
            </w:r>
            <w:proofErr w:type="spellStart"/>
            <w:r>
              <w:t>wrong","data</w:t>
            </w:r>
            <w:proofErr w:type="spellEnd"/>
            <w:r>
              <w:t>": "sign wrong"}</w:t>
            </w:r>
          </w:p>
          <w:p w:rsidR="00B94483" w:rsidRDefault="00496BC2">
            <w:r>
              <w:t xml:space="preserve">{ "code": </w:t>
            </w:r>
            <w:r>
              <w:rPr>
                <w:rFonts w:hint="eastAsia"/>
              </w:rPr>
              <w:t>99</w:t>
            </w:r>
            <w:r>
              <w:t>, "message": "</w:t>
            </w:r>
            <w:proofErr w:type="spellStart"/>
            <w:r>
              <w:t>PdfUrl</w:t>
            </w:r>
            <w:proofErr w:type="spellEnd"/>
            <w:r>
              <w:t xml:space="preserve"> generation failure for </w:t>
            </w:r>
            <w:proofErr w:type="spellStart"/>
            <w:r>
              <w:t>esim</w:t>
            </w:r>
            <w:proofErr w:type="spellEnd"/>
            <w:r>
              <w:t>","data": ""}</w:t>
            </w:r>
          </w:p>
          <w:p w:rsidR="00B94483" w:rsidRDefault="00496BC2">
            <w:r>
              <w:t xml:space="preserve">{ "code": </w:t>
            </w:r>
            <w:r>
              <w:rPr>
                <w:rFonts w:hint="eastAsia"/>
              </w:rPr>
              <w:t>99</w:t>
            </w:r>
            <w:r>
              <w:t>, "message": "</w:t>
            </w:r>
            <w:r>
              <w:rPr>
                <w:rFonts w:hint="eastAsia"/>
              </w:rPr>
              <w:t xml:space="preserve">order 4574 not </w:t>
            </w:r>
            <w:proofErr w:type="spellStart"/>
            <w:r>
              <w:rPr>
                <w:rFonts w:hint="eastAsia"/>
              </w:rPr>
              <w:t>exist</w:t>
            </w:r>
            <w:r>
              <w:t>","data</w:t>
            </w:r>
            <w:proofErr w:type="spellEnd"/>
            <w:r>
              <w:t>": ""}</w:t>
            </w:r>
          </w:p>
          <w:p w:rsidR="00B94483" w:rsidRDefault="00496BC2">
            <w:r>
              <w:t xml:space="preserve">{ "code": </w:t>
            </w:r>
            <w:r>
              <w:rPr>
                <w:rFonts w:hint="eastAsia"/>
              </w:rPr>
              <w:t>99</w:t>
            </w:r>
            <w:r>
              <w:t>, "message": "</w:t>
            </w:r>
            <w:r>
              <w:rPr>
                <w:rFonts w:hint="eastAsia"/>
              </w:rPr>
              <w:t xml:space="preserve"> order 4574 no </w:t>
            </w:r>
            <w:proofErr w:type="spellStart"/>
            <w:r>
              <w:rPr>
                <w:rFonts w:hint="eastAsia"/>
              </w:rPr>
              <w:t>self</w:t>
            </w:r>
            <w:r>
              <w:t>","data</w:t>
            </w:r>
            <w:proofErr w:type="spellEnd"/>
            <w:r>
              <w:t>": ""}</w:t>
            </w:r>
          </w:p>
          <w:p w:rsidR="00B94483" w:rsidRDefault="00496BC2">
            <w:r>
              <w:t xml:space="preserve">{ "code": </w:t>
            </w:r>
            <w:r>
              <w:rPr>
                <w:rFonts w:hint="eastAsia"/>
              </w:rPr>
              <w:t>99</w:t>
            </w:r>
            <w:r>
              <w:t>, "message": " Cannot download in abnormal state ","data": ""}</w:t>
            </w:r>
          </w:p>
          <w:p w:rsidR="00B94483" w:rsidRDefault="00496BC2">
            <w:r>
              <w:t xml:space="preserve">{ "code": </w:t>
            </w:r>
            <w:r>
              <w:rPr>
                <w:rFonts w:hint="eastAsia"/>
              </w:rPr>
              <w:t>99</w:t>
            </w:r>
            <w:r>
              <w:t>, "message": "</w:t>
            </w:r>
            <w:r>
              <w:rPr>
                <w:rFonts w:hint="eastAsia"/>
              </w:rPr>
              <w:t xml:space="preserve">order detail 4574 not </w:t>
            </w:r>
            <w:proofErr w:type="spellStart"/>
            <w:r>
              <w:rPr>
                <w:rFonts w:hint="eastAsia"/>
              </w:rPr>
              <w:t>exist</w:t>
            </w:r>
            <w:r>
              <w:t>","data</w:t>
            </w:r>
            <w:proofErr w:type="spellEnd"/>
            <w:r>
              <w:t>": ""}</w:t>
            </w:r>
          </w:p>
          <w:p w:rsidR="00B94483" w:rsidRDefault="00496BC2">
            <w:r>
              <w:t xml:space="preserve">{ "code": </w:t>
            </w:r>
            <w:r>
              <w:rPr>
                <w:rFonts w:hint="eastAsia"/>
              </w:rPr>
              <w:t>99</w:t>
            </w:r>
            <w:r>
              <w:t>, "message": "</w:t>
            </w:r>
            <w:proofErr w:type="spellStart"/>
            <w:r>
              <w:rPr>
                <w:rFonts w:hint="eastAsia"/>
              </w:rPr>
              <w:t>esim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9000024041549678</w:t>
            </w:r>
            <w:r>
              <w:rPr>
                <w:rFonts w:hint="eastAsia"/>
              </w:rPr>
              <w:t xml:space="preserve"> not </w:t>
            </w:r>
            <w:proofErr w:type="spellStart"/>
            <w:r>
              <w:rPr>
                <w:rFonts w:hint="eastAsia"/>
              </w:rPr>
              <w:t>exist</w:t>
            </w:r>
            <w:r>
              <w:t>","data</w:t>
            </w:r>
            <w:proofErr w:type="spellEnd"/>
            <w:r>
              <w:t>": ""}</w:t>
            </w:r>
          </w:p>
          <w:p w:rsidR="00B94483" w:rsidRDefault="00496BC2">
            <w:r>
              <w:t xml:space="preserve">{ "code": </w:t>
            </w:r>
            <w:r>
              <w:rPr>
                <w:rFonts w:hint="eastAsia"/>
              </w:rPr>
              <w:t>99</w:t>
            </w:r>
            <w:r>
              <w:t>, "message": "</w:t>
            </w:r>
            <w:proofErr w:type="spellStart"/>
            <w:r>
              <w:t>DPUrl</w:t>
            </w:r>
            <w:proofErr w:type="spellEnd"/>
            <w:r>
              <w:t xml:space="preserve"> parsing failure for </w:t>
            </w:r>
            <w:proofErr w:type="spellStart"/>
            <w:r>
              <w:t>esim</w:t>
            </w:r>
            <w:proofErr w:type="spellEnd"/>
            <w:r>
              <w:t>","data": ""}</w:t>
            </w:r>
          </w:p>
          <w:p w:rsidR="00B94483" w:rsidRDefault="00496BC2">
            <w:r>
              <w:t xml:space="preserve">{ "code": </w:t>
            </w:r>
            <w:r>
              <w:rPr>
                <w:rFonts w:hint="eastAsia"/>
              </w:rPr>
              <w:t>99</w:t>
            </w:r>
            <w:r>
              <w:t>, "message": "</w:t>
            </w:r>
            <w:proofErr w:type="spellStart"/>
            <w:r>
              <w:t>pdfUrl</w:t>
            </w:r>
            <w:proofErr w:type="spellEnd"/>
            <w:r>
              <w:t xml:space="preserve"> upload </w:t>
            </w:r>
            <w:proofErr w:type="spellStart"/>
            <w:r>
              <w:t>failed","data</w:t>
            </w:r>
            <w:proofErr w:type="spellEnd"/>
            <w:r>
              <w:t>": ""}</w:t>
            </w:r>
          </w:p>
          <w:p w:rsidR="00B94483" w:rsidRDefault="00496BC2">
            <w:r>
              <w:t xml:space="preserve">{ "code": </w:t>
            </w:r>
            <w:r>
              <w:rPr>
                <w:rFonts w:hint="eastAsia"/>
              </w:rPr>
              <w:t>99</w:t>
            </w:r>
            <w:r>
              <w:t xml:space="preserve">, "message": "Temporary file </w:t>
            </w:r>
            <w:proofErr w:type="spellStart"/>
            <w:r>
              <w:t>exception","data</w:t>
            </w:r>
            <w:proofErr w:type="spellEnd"/>
            <w:r>
              <w:t>": ""}</w:t>
            </w:r>
          </w:p>
          <w:p w:rsidR="00B94483" w:rsidRDefault="00B94483"/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80" w:name="_Toc9196"/>
      <w:r>
        <w:rPr>
          <w:rFonts w:eastAsia="SimSun" w:hint="eastAsia"/>
        </w:rPr>
        <w:lastRenderedPageBreak/>
        <w:t xml:space="preserve">Unsubscribe from SIM card order (supports: </w:t>
      </w:r>
      <w:proofErr w:type="spellStart"/>
      <w:r>
        <w:rPr>
          <w:rFonts w:eastAsia="SimSun" w:hint="eastAsia"/>
        </w:rPr>
        <w:t>eSIM</w:t>
      </w:r>
      <w:proofErr w:type="spellEnd"/>
      <w:r>
        <w:rPr>
          <w:rFonts w:eastAsia="SimSun" w:hint="eastAsia"/>
        </w:rPr>
        <w:t xml:space="preserve"> and physical SIM cards)</w:t>
      </w:r>
      <w:bookmarkEnd w:id="80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81" w:name="_Toc15478"/>
      <w:r>
        <w:rPr>
          <w:rFonts w:ascii="SimSun" w:eastAsia="SimSun" w:hAnsi="SimSun" w:cs="SimSun"/>
        </w:rPr>
        <w:t>Interface Description</w:t>
      </w:r>
      <w:bookmarkEnd w:id="81"/>
    </w:p>
    <w:p w:rsidR="00B94483" w:rsidRDefault="00496BC2">
      <w:pPr>
        <w:pStyle w:val="Textoindependienteprimerasangra"/>
        <w:ind w:firstLineChars="0" w:firstLine="420"/>
      </w:pPr>
      <w:r>
        <w:rPr>
          <w:rFonts w:hint="eastAsia"/>
        </w:rPr>
        <w:t xml:space="preserve">Unsubscribe from SIM card order based on the order number and ICCID (supports: </w:t>
      </w:r>
      <w:proofErr w:type="spellStart"/>
      <w:r>
        <w:rPr>
          <w:rFonts w:hint="eastAsia"/>
        </w:rPr>
        <w:t>eSIM</w:t>
      </w:r>
      <w:proofErr w:type="spellEnd"/>
      <w:r>
        <w:rPr>
          <w:rFonts w:hint="eastAsia"/>
        </w:rPr>
        <w:t xml:space="preserve"> and physical SIM cards).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82" w:name="_Toc1944"/>
      <w:r>
        <w:rPr>
          <w:rFonts w:ascii="SimSun" w:eastAsia="SimSun" w:hAnsi="SimSun" w:cs="SimSun" w:hint="eastAsia"/>
        </w:rPr>
        <w:t>Interface constraints</w:t>
      </w:r>
      <w:bookmarkEnd w:id="82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465"/>
        <w:gridCol w:w="2262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46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26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465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262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order</w:t>
            </w:r>
            <w:r>
              <w:rPr>
                <w:rFonts w:ascii="Consolas" w:hAnsi="Consolas" w:cs="Consolas"/>
                <w:color w:val="000000"/>
              </w:rPr>
              <w:t>Num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46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order number</w:t>
            </w:r>
          </w:p>
        </w:tc>
        <w:tc>
          <w:tcPr>
            <w:tcW w:w="2262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iccids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N</w:t>
            </w:r>
            <w:r>
              <w:rPr>
                <w:rFonts w:ascii="Shruti" w:hAnsi="Shruti" w:hint="eastAsia"/>
              </w:rPr>
              <w:t>o</w:t>
            </w:r>
          </w:p>
        </w:tc>
        <w:tc>
          <w:tcPr>
            <w:tcW w:w="246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proofErr w:type="spellStart"/>
            <w:r>
              <w:t>iccid</w:t>
            </w:r>
            <w:proofErr w:type="spellEnd"/>
            <w:r>
              <w:t xml:space="preserve">, used for multiple </w:t>
            </w:r>
            <w:proofErr w:type="spellStart"/>
            <w:r>
              <w:t>iccid</w:t>
            </w:r>
            <w:proofErr w:type="spellEnd"/>
            <w:r>
              <w:t>, separated</w:t>
            </w:r>
          </w:p>
        </w:tc>
        <w:tc>
          <w:tcPr>
            <w:tcW w:w="2262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4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</w:rPr>
              <w:t>remark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246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remark</w:t>
            </w:r>
          </w:p>
        </w:tc>
        <w:tc>
          <w:tcPr>
            <w:tcW w:w="2262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5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46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Parameter signature</w:t>
            </w:r>
          </w:p>
        </w:tc>
        <w:tc>
          <w:tcPr>
            <w:tcW w:w="2262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83" w:name="_Toc30625"/>
      <w:r>
        <w:rPr>
          <w:rFonts w:ascii="SimSun" w:eastAsia="SimSun" w:hAnsi="SimSun" w:cs="SimSun" w:hint="eastAsia"/>
        </w:rPr>
        <w:t>Interface name</w:t>
      </w:r>
      <w:bookmarkEnd w:id="83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/api_esim/refundOrder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84" w:name="_Toc17448"/>
      <w:r>
        <w:rPr>
          <w:rFonts w:ascii="SimSun" w:eastAsia="SimSun" w:hAnsi="SimSun" w:cs="SimSun" w:hint="eastAsia"/>
        </w:rPr>
        <w:lastRenderedPageBreak/>
        <w:t>Return constraints</w:t>
      </w:r>
      <w:bookmarkEnd w:id="84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1304"/>
        <w:gridCol w:w="2806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30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806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30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806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30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806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30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806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85" w:name="_Toc5598"/>
      <w:r>
        <w:rPr>
          <w:rFonts w:ascii="SimSun" w:eastAsia="SimSun" w:hAnsi="SimSun" w:cs="SimSun" w:hint="eastAsia"/>
        </w:rPr>
        <w:t>Return Form</w:t>
      </w:r>
      <w:bookmarkEnd w:id="85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success：</w:t>
            </w:r>
          </w:p>
          <w:p w:rsidR="00B94483" w:rsidRDefault="00496BC2">
            <w:r>
              <w:t>{</w:t>
            </w:r>
            <w:r>
              <w:cr/>
              <w:t>    "code": "0",</w:t>
            </w:r>
            <w:r>
              <w:cr/>
              <w:t>    "message": "</w:t>
            </w:r>
            <w:r>
              <w:rPr>
                <w:rFonts w:hint="eastAsia"/>
              </w:rPr>
              <w:t>s</w:t>
            </w:r>
            <w:r>
              <w:t>uccess",</w:t>
            </w:r>
            <w:r>
              <w:cr/>
              <w:t>    "data": null</w:t>
            </w:r>
            <w:r>
              <w:cr/>
              <w:t>}</w:t>
            </w:r>
            <w:r>
              <w:cr/>
            </w:r>
            <w:r>
              <w:rPr>
                <w:rFonts w:hint="eastAsia"/>
              </w:rPr>
              <w:t>fail：</w:t>
            </w:r>
          </w:p>
          <w:p w:rsidR="00B94483" w:rsidRDefault="00496BC2">
            <w:r>
              <w:t>{ "code": -1, "message": "</w:t>
            </w:r>
            <w:r>
              <w:rPr>
                <w:rFonts w:hint="eastAsia"/>
              </w:rPr>
              <w:t>token</w:t>
            </w:r>
            <w:r>
              <w:t xml:space="preserve"> </w:t>
            </w:r>
            <w:proofErr w:type="spellStart"/>
            <w:r>
              <w:t>expire","data</w:t>
            </w:r>
            <w:proofErr w:type="spellEnd"/>
            <w:r>
              <w:t>": ""}</w:t>
            </w:r>
          </w:p>
          <w:p w:rsidR="00B94483" w:rsidRDefault="00496BC2">
            <w:r>
              <w:t>{ "code": -2, "message": " params is not null ","data": ""}</w:t>
            </w:r>
          </w:p>
          <w:p w:rsidR="00B94483" w:rsidRDefault="00496BC2">
            <w:r>
              <w:t>{"code": 3, "message": " data not exist ","data": ""}</w:t>
            </w:r>
          </w:p>
          <w:p w:rsidR="00B94483" w:rsidRDefault="00496BC2">
            <w:r>
              <w:t xml:space="preserve">{"code": 22, "message": "Non-personal </w:t>
            </w:r>
            <w:proofErr w:type="spellStart"/>
            <w:r>
              <w:t>orders","data</w:t>
            </w:r>
            <w:proofErr w:type="spellEnd"/>
            <w:r>
              <w:t>": ""}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-30,</w:t>
            </w:r>
          </w:p>
          <w:p w:rsidR="00B94483" w:rsidRDefault="00496BC2">
            <w:r>
              <w:t xml:space="preserve">    "message": "sign wrong",</w:t>
            </w:r>
          </w:p>
          <w:p w:rsidR="00B94483" w:rsidRDefault="00496BC2">
            <w:r>
              <w:t xml:space="preserve">    "data": "sign wrong"</w:t>
            </w:r>
          </w:p>
          <w:p w:rsidR="00B94483" w:rsidRDefault="00496BC2">
            <w:r>
              <w:t>}</w:t>
            </w:r>
          </w:p>
        </w:tc>
      </w:tr>
    </w:tbl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86" w:name="_Toc153544728"/>
      <w:bookmarkStart w:id="87" w:name="_Toc4939"/>
      <w:r>
        <w:rPr>
          <w:rFonts w:eastAsia="SimSun" w:hint="eastAsia"/>
        </w:rPr>
        <w:lastRenderedPageBreak/>
        <w:t xml:space="preserve">SIM renewal (supports: </w:t>
      </w:r>
      <w:proofErr w:type="spellStart"/>
      <w:r>
        <w:rPr>
          <w:rFonts w:eastAsia="SimSun" w:hint="eastAsia"/>
        </w:rPr>
        <w:t>eSIM</w:t>
      </w:r>
      <w:proofErr w:type="spellEnd"/>
      <w:r>
        <w:rPr>
          <w:rFonts w:eastAsia="SimSun" w:hint="eastAsia"/>
        </w:rPr>
        <w:t xml:space="preserve"> and physical SIM card renewal)</w:t>
      </w:r>
      <w:bookmarkEnd w:id="86"/>
      <w:bookmarkEnd w:id="87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88" w:name="_Toc153544729"/>
      <w:bookmarkStart w:id="89" w:name="_Toc14858"/>
      <w:r>
        <w:rPr>
          <w:rFonts w:ascii="SimSun" w:eastAsia="SimSun" w:hAnsi="SimSun" w:cs="SimSun" w:hint="eastAsia"/>
        </w:rPr>
        <w:t>Interface Description</w:t>
      </w:r>
      <w:bookmarkEnd w:id="88"/>
      <w:bookmarkEnd w:id="89"/>
    </w:p>
    <w:p w:rsidR="00B94483" w:rsidRDefault="00496BC2">
      <w:pPr>
        <w:pStyle w:val="Textoindependienteprimerasangra"/>
        <w:ind w:firstLineChars="0" w:firstLine="420"/>
      </w:pPr>
      <w:r>
        <w:rPr>
          <w:rFonts w:hint="eastAsia"/>
        </w:rPr>
        <w:t xml:space="preserve">Renew the plan based on the order number and ICCID (supports: </w:t>
      </w:r>
      <w:proofErr w:type="spellStart"/>
      <w:r>
        <w:rPr>
          <w:rFonts w:hint="eastAsia"/>
        </w:rPr>
        <w:t>eSIM</w:t>
      </w:r>
      <w:proofErr w:type="spellEnd"/>
      <w:r>
        <w:rPr>
          <w:rFonts w:hint="eastAsia"/>
        </w:rPr>
        <w:t xml:space="preserve"> and physical SIM cards).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90" w:name="_Toc153544730"/>
      <w:bookmarkStart w:id="91" w:name="_Toc17579"/>
      <w:r>
        <w:rPr>
          <w:rFonts w:ascii="SimSun" w:eastAsia="SimSun" w:hAnsi="SimSun" w:cs="SimSun" w:hint="eastAsia"/>
        </w:rPr>
        <w:t>Interface constraints</w:t>
      </w:r>
      <w:bookmarkEnd w:id="90"/>
      <w:bookmarkEnd w:id="91"/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1150"/>
        <w:gridCol w:w="1134"/>
        <w:gridCol w:w="3118"/>
        <w:gridCol w:w="1276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1276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11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order</w:t>
            </w:r>
            <w:r>
              <w:rPr>
                <w:rFonts w:ascii="Consolas" w:hAnsi="Consolas" w:cs="Consolas"/>
                <w:color w:val="000000"/>
              </w:rPr>
              <w:t>Num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3118" w:type="dxa"/>
          </w:tcPr>
          <w:p w:rsidR="00B94483" w:rsidRDefault="00496BC2">
            <w:pPr>
              <w:pStyle w:val="NormalWeb"/>
              <w:rPr>
                <w:rFonts w:ascii="Shruti" w:hAnsi="Shruti"/>
              </w:rPr>
            </w:pPr>
            <w:proofErr w:type="spellStart"/>
            <w:r>
              <w:t>orderNum</w:t>
            </w:r>
            <w:proofErr w:type="spellEnd"/>
            <w:r>
              <w:t xml:space="preserve">, and </w:t>
            </w:r>
            <w:proofErr w:type="spellStart"/>
            <w:r>
              <w:t>iccid</w:t>
            </w:r>
            <w:proofErr w:type="spellEnd"/>
            <w:r>
              <w:t xml:space="preserve"> cannot be empty at the same time.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iccid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3118" w:type="dxa"/>
          </w:tcPr>
          <w:p w:rsidR="00B94483" w:rsidRDefault="00496BC2">
            <w:pPr>
              <w:pStyle w:val="NormalWeb"/>
              <w:rPr>
                <w:rFonts w:ascii="Shruti" w:hAnsi="Shruti"/>
              </w:rPr>
            </w:pPr>
            <w:proofErr w:type="spellStart"/>
            <w:r>
              <w:t>orderNum</w:t>
            </w:r>
            <w:proofErr w:type="spellEnd"/>
            <w:r>
              <w:t xml:space="preserve">, and </w:t>
            </w:r>
            <w:proofErr w:type="spellStart"/>
            <w:r>
              <w:t>iccid</w:t>
            </w:r>
            <w:proofErr w:type="spellEnd"/>
            <w:r>
              <w:t xml:space="preserve"> cannot be empty at the same time.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4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daypass</w:t>
            </w:r>
            <w:r>
              <w:rPr>
                <w:rFonts w:ascii="Consolas" w:hAnsi="Consolas" w:cs="Consolas"/>
                <w:color w:val="000000"/>
              </w:rPr>
              <w:t>Days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 xml:space="preserve">The number of days to place an order for a package; this field is not empty when the package list interface gets </w:t>
            </w:r>
            <w:proofErr w:type="spellStart"/>
            <w:r>
              <w:rPr>
                <w:rFonts w:ascii="Shruti" w:hAnsi="Shruti"/>
              </w:rPr>
              <w:t>supportDaypass</w:t>
            </w:r>
            <w:proofErr w:type="spellEnd"/>
            <w:r>
              <w:rPr>
                <w:rFonts w:ascii="Shruti" w:hAnsi="Shruti"/>
              </w:rPr>
              <w:t>=1;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lastRenderedPageBreak/>
              <w:t>5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skuI</w:t>
            </w:r>
            <w:r>
              <w:rPr>
                <w:rFonts w:ascii="Consolas" w:hAnsi="Consolas" w:cs="Consolas"/>
                <w:color w:val="000000"/>
              </w:rPr>
              <w:t>d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Product ID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6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p</w:t>
            </w:r>
            <w:r>
              <w:rPr>
                <w:rFonts w:ascii="Consolas" w:hAnsi="Consolas" w:cs="Consolas"/>
                <w:color w:val="000000"/>
              </w:rPr>
              <w:t>riceId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3118" w:type="dxa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Package price ID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7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remark</w:t>
            </w:r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Remark information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8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o</w:t>
            </w:r>
            <w:r>
              <w:rPr>
                <w:rFonts w:ascii="Consolas" w:hAnsi="Consolas" w:cs="Consolas" w:hint="eastAsia"/>
                <w:color w:val="000000"/>
              </w:rPr>
              <w:t>th</w:t>
            </w:r>
            <w:r>
              <w:rPr>
                <w:rFonts w:ascii="Consolas" w:hAnsi="Consolas" w:cs="Consolas"/>
                <w:color w:val="000000"/>
              </w:rPr>
              <w:t>erOrderId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Yes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External platform order ID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9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</w:t>
            </w:r>
            <w:r>
              <w:rPr>
                <w:rFonts w:ascii="Consolas" w:hAnsi="Consolas" w:cs="Consolas"/>
                <w:color w:val="000000"/>
              </w:rPr>
              <w:t>therItemId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External platform line item ID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  <w:r>
              <w:rPr>
                <w:rFonts w:ascii="Shruti" w:hAnsi="Shruti"/>
              </w:rPr>
              <w:t>0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</w:t>
            </w:r>
            <w:r>
              <w:rPr>
                <w:rFonts w:ascii="Consolas" w:hAnsi="Consolas" w:cs="Consolas"/>
                <w:color w:val="000000"/>
              </w:rPr>
              <w:t>therPrice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External platform unit price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11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b</w:t>
            </w:r>
            <w:r>
              <w:rPr>
                <w:rFonts w:ascii="Consolas" w:hAnsi="Consolas" w:cs="Consolas"/>
                <w:color w:val="000000"/>
              </w:rPr>
              <w:t>ackInfo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0/NULL returns the order number</w:t>
            </w:r>
          </w:p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1.Return to order details</w:t>
            </w:r>
          </w:p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2.Returns the PDF-URL information of the order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pdfLanguage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 xml:space="preserve">pdf language (refer to the language code in Appendix 3.2. If it is not in the </w:t>
            </w:r>
            <w:r>
              <w:rPr>
                <w:rFonts w:ascii="Shruti" w:hAnsi="Shruti" w:hint="eastAsia"/>
              </w:rPr>
              <w:lastRenderedPageBreak/>
              <w:t>appendix, English will be used by default)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1</w:t>
            </w: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92" w:name="_Toc153544731"/>
      <w:bookmarkStart w:id="93" w:name="_Toc21599"/>
      <w:r>
        <w:rPr>
          <w:rFonts w:ascii="SimSun" w:eastAsia="SimSun" w:hAnsi="SimSun" w:cs="SimSun" w:hint="eastAsia"/>
        </w:rPr>
        <w:t>Interface name</w:t>
      </w:r>
      <w:bookmarkEnd w:id="92"/>
      <w:bookmarkEnd w:id="93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/api_esim/renew</w:t>
      </w:r>
      <w:r>
        <w:rPr>
          <w:rFonts w:hint="eastAsia"/>
        </w:rPr>
        <w:t>Card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94" w:name="_Toc153544732"/>
      <w:bookmarkStart w:id="95" w:name="_Toc20971"/>
      <w:r>
        <w:rPr>
          <w:rFonts w:ascii="SimSun" w:eastAsia="SimSun" w:hAnsi="SimSun" w:cs="SimSun" w:hint="eastAsia"/>
        </w:rPr>
        <w:t>Return constraints</w:t>
      </w:r>
      <w:bookmarkEnd w:id="94"/>
      <w:bookmarkEnd w:id="95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Order No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rPr>
          <w:rFonts w:hint="eastAsia"/>
        </w:rPr>
        <w:t>The content data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order</w:t>
            </w:r>
            <w:r>
              <w:rPr>
                <w:rFonts w:ascii="SimSun" w:hAnsi="SimSun"/>
              </w:rPr>
              <w:t>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rder No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Display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purchaseDate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count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quantity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lastRenderedPageBreak/>
              <w:t>p</w:t>
            </w:r>
            <w:r>
              <w:rPr>
                <w:rFonts w:ascii="SimSun" w:hAnsi="SimSun" w:hint="eastAsia"/>
              </w:rPr>
              <w:t>rice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total price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status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rder status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0: Normal, paid</w:t>
            </w:r>
            <w:r>
              <w:rPr>
                <w:rFonts w:ascii="SimSun" w:hAnsi="SimSun" w:hint="eastAsia"/>
              </w:rPr>
              <w:t>,</w:t>
            </w:r>
            <w:r>
              <w:rPr>
                <w:rFonts w:ascii="SimSun" w:hAnsi="SimSun"/>
              </w:rPr>
              <w:t>- 1: Unpaid, 2: Cancel; 3: Obsolete; 4: Partial unsubscribe;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 Order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B</w:t>
            </w:r>
            <w:r>
              <w:rPr>
                <w:rFonts w:ascii="SimSun" w:hAnsi="SimSun" w:hint="eastAsia"/>
              </w:rPr>
              <w:t>oole</w:t>
            </w:r>
            <w:r>
              <w:rPr>
                <w:rFonts w:ascii="SimSun" w:hAnsi="SimSun"/>
              </w:rPr>
              <w:t>an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mainOrderNum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Main Order </w:t>
            </w:r>
            <w:proofErr w:type="spellStart"/>
            <w:r>
              <w:rPr>
                <w:rFonts w:ascii="SimSun" w:hAnsi="SimSun"/>
              </w:rPr>
              <w:t>Order</w:t>
            </w:r>
            <w:proofErr w:type="spellEnd"/>
            <w:r>
              <w:rPr>
                <w:rFonts w:ascii="SimSun" w:hAnsi="SimSun"/>
              </w:rPr>
              <w:t xml:space="preserve">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If the order is renewed, the order number of the main order will be returned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Stirng</w:t>
            </w:r>
            <w:proofErr w:type="spellEnd"/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tarDate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start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ndDate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end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uterOrderid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External order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uterItemId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External line item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renew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r>
              <w:rPr>
                <w:rFonts w:ascii="SimSun" w:hAnsi="SimSun" w:hint="eastAsia"/>
              </w:rPr>
              <w:t>Renewal order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0: Main order 1: Renewal order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priceId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Package price 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r</w:t>
            </w:r>
            <w:r>
              <w:rPr>
                <w:rFonts w:ascii="SimSun" w:hAnsi="SimSun"/>
              </w:rPr>
              <w:t>enewOrderNum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 Order Number Set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If the main order has a renewal order, the number set of the renewal order will be returned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  <w:r>
              <w:rPr>
                <w:rFonts w:ascii="SimSun" w:hAnsi="SimSun"/>
              </w:rPr>
              <w:t>&lt;String&gt;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ardApiDtoList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Esim</w:t>
            </w:r>
            <w:proofErr w:type="spellEnd"/>
            <w:r>
              <w:rPr>
                <w:rFonts w:ascii="SimSun" w:hAnsi="SimSun"/>
              </w:rPr>
              <w:t xml:space="preserve"> Information Set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</w:t>
            </w:r>
            <w:r>
              <w:rPr>
                <w:rFonts w:ascii="SimSun" w:hAnsi="SimSun" w:hint="eastAsia"/>
              </w:rPr>
              <w:t>ist&lt;</w:t>
            </w:r>
            <w:r>
              <w:rPr>
                <w:rFonts w:ascii="SimSun" w:hAnsi="SimSun"/>
              </w:rPr>
              <w:t xml:space="preserve"> </w:t>
            </w:r>
            <w:proofErr w:type="spellStart"/>
            <w:r>
              <w:rPr>
                <w:rFonts w:ascii="SimSun" w:hAnsi="SimSun"/>
              </w:rPr>
              <w:t>EsimOrderCardApiDto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</w:tbl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>Return Format</w:t>
      </w:r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hAnsi="SimSun"/>
        </w:rPr>
        <w:t>EsimOrderCardApiDto</w:t>
      </w:r>
      <w:proofErr w:type="spellEnd"/>
      <w:r>
        <w:rPr>
          <w:rFonts w:hint="eastAsia"/>
        </w:rPr>
        <w:t xml:space="preserve"> 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data</w:t>
            </w:r>
            <w:r>
              <w:rPr>
                <w:rFonts w:ascii="SimSun" w:hAnsi="SimSun"/>
              </w:rPr>
              <w:tab/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Flow data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2GB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validity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Valid days of package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lastRenderedPageBreak/>
              <w:t>sm_dp_address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m-dp</w:t>
            </w:r>
            <w:proofErr w:type="spellEnd"/>
            <w:r>
              <w:rPr>
                <w:rFonts w:ascii="SimSun" w:hAnsi="SimSun"/>
              </w:rPr>
              <w:t>+ address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activationCode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mobileNumber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</w:t>
            </w:r>
            <w:r>
              <w:rPr>
                <w:rFonts w:ascii="SimSun" w:hAnsi="SimSun" w:hint="eastAsia"/>
              </w:rPr>
              <w:t>sim</w:t>
            </w:r>
            <w:proofErr w:type="spellEnd"/>
            <w:r>
              <w:rPr>
                <w:rFonts w:ascii="SimSun" w:hAnsi="SimSun" w:hint="eastAsia"/>
              </w:rPr>
              <w:t xml:space="preserve">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iccid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</w:t>
            </w:r>
            <w:r>
              <w:rPr>
                <w:rFonts w:ascii="SimSun" w:hAnsi="SimSun"/>
              </w:rPr>
              <w:t>CCID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activateBefore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Latest activation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/>
              </w:rPr>
              <w:t>022-11-25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code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Usage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Android phones use this code to register </w:t>
            </w:r>
            <w:proofErr w:type="spellStart"/>
            <w:r>
              <w:rPr>
                <w:rFonts w:ascii="SimSun" w:hAnsi="SimSun"/>
              </w:rPr>
              <w:t>esim</w:t>
            </w:r>
            <w:proofErr w:type="spellEnd"/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usedMB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Usage MB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day date orders are not supported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startDate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Start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endDate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End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pdfUrl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pdf link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dpId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dpStatus</w:t>
            </w:r>
            <w:proofErr w:type="spellEnd"/>
          </w:p>
        </w:tc>
        <w:tc>
          <w:tcPr>
            <w:tcW w:w="1656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eid</w:t>
            </w:r>
            <w:proofErr w:type="spellEnd"/>
          </w:p>
        </w:tc>
        <w:tc>
          <w:tcPr>
            <w:tcW w:w="1656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apn</w:t>
            </w:r>
            <w:proofErr w:type="spellEnd"/>
          </w:p>
        </w:tc>
        <w:tc>
          <w:tcPr>
            <w:tcW w:w="1656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APN</w:t>
            </w:r>
          </w:p>
        </w:tc>
        <w:tc>
          <w:tcPr>
            <w:tcW w:w="63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96" w:name="_Toc153544733"/>
      <w:bookmarkStart w:id="97" w:name="_Toc24831"/>
      <w:r>
        <w:rPr>
          <w:rFonts w:ascii="SimSun" w:eastAsia="SimSun" w:hAnsi="SimSun" w:cs="SimSun" w:hint="eastAsia"/>
        </w:rPr>
        <w:t>Return Form</w:t>
      </w:r>
      <w:bookmarkEnd w:id="96"/>
      <w:bookmarkEnd w:id="97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success：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"0",</w:t>
            </w:r>
          </w:p>
          <w:p w:rsidR="00B94483" w:rsidRDefault="00496BC2">
            <w:r>
              <w:rPr>
                <w:rFonts w:hint="eastAsia"/>
              </w:rPr>
              <w:t xml:space="preserve">    "message": "success",</w:t>
            </w:r>
          </w:p>
          <w:p w:rsidR="00B94483" w:rsidRDefault="00496BC2">
            <w:r>
              <w:t xml:space="preserve">    "data": "EP20221104000005"</w:t>
            </w:r>
          </w:p>
          <w:p w:rsidR="00B94483" w:rsidRDefault="00496BC2">
            <w:r>
              <w:t>}</w:t>
            </w:r>
          </w:p>
          <w:p w:rsidR="00B94483" w:rsidRDefault="00496BC2">
            <w:r>
              <w:t>{</w:t>
            </w:r>
            <w:r>
              <w:cr/>
              <w:t>    "code": "0",</w:t>
            </w:r>
            <w:r>
              <w:cr/>
              <w:t>    "message": "</w:t>
            </w:r>
            <w:r>
              <w:rPr>
                <w:rFonts w:hint="eastAsia"/>
              </w:rPr>
              <w:t>s</w:t>
            </w:r>
            <w:r>
              <w:t>uccess",</w:t>
            </w:r>
            <w:r>
              <w:cr/>
              <w:t>    "data": {</w:t>
            </w:r>
            <w:r>
              <w:cr/>
              <w:t>        "</w:t>
            </w:r>
            <w:proofErr w:type="spellStart"/>
            <w:r>
              <w:t>orderNum</w:t>
            </w:r>
            <w:proofErr w:type="spellEnd"/>
            <w:r>
              <w:t>": "EP20240124000013",</w:t>
            </w:r>
            <w:r>
              <w:cr/>
            </w:r>
            <w:r>
              <w:lastRenderedPageBreak/>
              <w:t>        "display": "Australia",</w:t>
            </w:r>
            <w:r>
              <w:cr/>
              <w:t>        "</w:t>
            </w:r>
            <w:proofErr w:type="spellStart"/>
            <w:r>
              <w:t>purchaseDate</w:t>
            </w:r>
            <w:proofErr w:type="spellEnd"/>
            <w:r>
              <w:t>": "2024-01-24(GMT+8)",</w:t>
            </w:r>
            <w:r>
              <w:cr/>
              <w:t>        "count": 1,</w:t>
            </w:r>
            <w:r>
              <w:cr/>
              <w:t>        "price": "9.89",</w:t>
            </w:r>
            <w:r>
              <w:cr/>
              <w:t>        "status": 0,</w:t>
            </w:r>
            <w:r>
              <w:cr/>
              <w:t>        "renewal": true,</w:t>
            </w:r>
            <w:r>
              <w:cr/>
              <w:t>        "</w:t>
            </w:r>
            <w:proofErr w:type="spellStart"/>
            <w:r>
              <w:t>mainOrderNum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outerOrderid</w:t>
            </w:r>
            <w:proofErr w:type="spellEnd"/>
            <w:r>
              <w:t>": "",</w:t>
            </w:r>
            <w:r>
              <w:cr/>
              <w:t>        "</w:t>
            </w:r>
            <w:proofErr w:type="spellStart"/>
            <w:r>
              <w:t>outerItemId</w:t>
            </w:r>
            <w:proofErr w:type="spellEnd"/>
            <w:r>
              <w:t>": "",</w:t>
            </w:r>
          </w:p>
          <w:p w:rsidR="00B94483" w:rsidRDefault="00496BC2">
            <w:pPr>
              <w:ind w:firstLineChars="300" w:firstLine="720"/>
            </w:pPr>
            <w:r>
              <w:t>“</w:t>
            </w:r>
            <w:r>
              <w:rPr>
                <w:rFonts w:hint="eastAsia"/>
              </w:rPr>
              <w:t>renew</w:t>
            </w:r>
            <w:r>
              <w:t>”</w:t>
            </w:r>
            <w:r>
              <w:rPr>
                <w:rFonts w:hint="eastAsia"/>
              </w:rPr>
              <w:t>:0,</w:t>
            </w:r>
          </w:p>
          <w:p w:rsidR="00B94483" w:rsidRDefault="00496BC2">
            <w:pPr>
              <w:ind w:firstLineChars="300" w:firstLine="720"/>
            </w:pPr>
            <w:r>
              <w:t>“</w:t>
            </w:r>
            <w:r>
              <w:rPr>
                <w:rFonts w:hint="eastAsia"/>
              </w:rPr>
              <w:t>priceId</w:t>
            </w:r>
            <w:r>
              <w:t>”</w:t>
            </w:r>
            <w:r>
              <w:rPr>
                <w:rFonts w:hint="eastAsia"/>
              </w:rPr>
              <w:t>:9726,</w:t>
            </w:r>
            <w:r>
              <w:cr/>
              <w:t>        "</w:t>
            </w:r>
            <w:proofErr w:type="spellStart"/>
            <w:r>
              <w:t>renewOrderNum</w:t>
            </w:r>
            <w:proofErr w:type="spellEnd"/>
            <w:r>
              <w:t>": [],</w:t>
            </w:r>
            <w:r>
              <w:cr/>
              <w:t>        "</w:t>
            </w:r>
            <w:proofErr w:type="spellStart"/>
            <w:r>
              <w:t>cardApiDtoList</w:t>
            </w:r>
            <w:proofErr w:type="spellEnd"/>
            <w:r>
              <w:t>": [</w:t>
            </w:r>
            <w:r>
              <w:cr/>
              <w:t>            {</w:t>
            </w:r>
            <w:r>
              <w:cr/>
              <w:t>                "data": "6GB",</w:t>
            </w:r>
            <w:r>
              <w:cr/>
              <w:t>                "validity": 8,</w:t>
            </w:r>
            <w:r>
              <w:cr/>
              <w:t>                "</w:t>
            </w:r>
            <w:proofErr w:type="spellStart"/>
            <w:r>
              <w:t>sm_dp_address</w:t>
            </w:r>
            <w:proofErr w:type="spellEnd"/>
            <w:r>
              <w:t>": "ais.prod.ondemandconnectivity.com",</w:t>
            </w:r>
            <w:r>
              <w:cr/>
              <w:t>                "</w:t>
            </w:r>
            <w:proofErr w:type="spellStart"/>
            <w:r>
              <w:t>activationCode</w:t>
            </w:r>
            <w:proofErr w:type="spellEnd"/>
            <w:r>
              <w:t>": "SEW7JEBMFGPRVSPD",</w:t>
            </w:r>
            <w:r>
              <w:cr/>
              <w:t>                "</w:t>
            </w:r>
            <w:proofErr w:type="spellStart"/>
            <w:r>
              <w:t>mobileNumber</w:t>
            </w:r>
            <w:proofErr w:type="spellEnd"/>
            <w:r>
              <w:t>": "0841823354",</w:t>
            </w:r>
            <w:r>
              <w:cr/>
              <w:t>                "</w:t>
            </w:r>
            <w:proofErr w:type="spellStart"/>
            <w:r>
              <w:t>iccid</w:t>
            </w:r>
            <w:proofErr w:type="spellEnd"/>
            <w:r>
              <w:t>": "934801019851134300",</w:t>
            </w:r>
            <w:r>
              <w:cr/>
              <w:t>                "</w:t>
            </w:r>
            <w:proofErr w:type="spellStart"/>
            <w:r>
              <w:t>activateBefore</w:t>
            </w:r>
            <w:proofErr w:type="spellEnd"/>
            <w:r>
              <w:t>": "2024-02-24(GMT+8)",</w:t>
            </w:r>
            <w:r>
              <w:cr/>
              <w:t>                "code": "LPA:1$ais.prod.ondemandconnectivity.com$SEW7JEBMFGPRVSPD",</w:t>
            </w:r>
            <w:r>
              <w:cr/>
              <w:t>                "</w:t>
            </w:r>
            <w:proofErr w:type="spellStart"/>
            <w:r>
              <w:t>usedMB</w:t>
            </w:r>
            <w:proofErr w:type="spellEnd"/>
            <w:r>
              <w:t>": "0.0",</w:t>
            </w:r>
            <w:r>
              <w:cr/>
              <w:t>        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pdfUrl</w:t>
            </w:r>
            <w:proofErr w:type="spellEnd"/>
            <w:r>
              <w:t>": null</w:t>
            </w:r>
            <w:r>
              <w:rPr>
                <w:rFonts w:hint="eastAsia"/>
              </w:rPr>
              <w:t>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t>“</w:t>
            </w:r>
            <w:r>
              <w:rPr>
                <w:rFonts w:hint="eastAsia"/>
              </w:rPr>
              <w:t>dpId</w:t>
            </w:r>
            <w:r>
              <w:t>”</w:t>
            </w:r>
            <w:r>
              <w:rPr>
                <w:rFonts w:hint="eastAsia"/>
              </w:rPr>
              <w:t>:9,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dpStatus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rPr>
                <w:rFonts w:hint="eastAsia"/>
              </w:rPr>
              <w:lastRenderedPageBreak/>
              <w:t>"</w:t>
            </w:r>
            <w:proofErr w:type="spellStart"/>
            <w:r>
              <w:rPr>
                <w:rFonts w:hint="eastAsia"/>
              </w:rPr>
              <w:t>eid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t>“</w:t>
            </w:r>
            <w:proofErr w:type="spellStart"/>
            <w:r>
              <w:rPr>
                <w:rFonts w:hint="eastAsia"/>
              </w:rPr>
              <w:t>apn</w:t>
            </w:r>
            <w:proofErr w:type="spellEnd"/>
            <w:r>
              <w:t>”</w:t>
            </w:r>
            <w:r>
              <w:rPr>
                <w:rFonts w:hint="eastAsia"/>
              </w:rPr>
              <w:t>:"plus"</w:t>
            </w:r>
            <w:r>
              <w:cr/>
              <w:t xml:space="preserve">    </w:t>
            </w:r>
            <w:r>
              <w:rPr>
                <w:rFonts w:hint="eastAsia"/>
              </w:rPr>
              <w:t> </w:t>
            </w:r>
            <w:r>
              <w:t xml:space="preserve">       }</w:t>
            </w:r>
            <w:r>
              <w:cr/>
              <w:t>        ]</w:t>
            </w:r>
            <w:r>
              <w:cr/>
              <w:t>    }</w:t>
            </w:r>
            <w:r>
              <w:cr/>
              <w:t>}</w:t>
            </w:r>
            <w:r>
              <w:cr/>
            </w:r>
          </w:p>
          <w:p w:rsidR="00B94483" w:rsidRDefault="00496BC2">
            <w:r>
              <w:t>{</w:t>
            </w:r>
            <w:r>
              <w:cr/>
              <w:t>    "code": "0",</w:t>
            </w:r>
            <w:r>
              <w:cr/>
              <w:t>    "message": "</w:t>
            </w:r>
            <w:r>
              <w:rPr>
                <w:rFonts w:hint="eastAsia"/>
              </w:rPr>
              <w:t>s</w:t>
            </w:r>
            <w:r>
              <w:t>uccess",</w:t>
            </w:r>
            <w:r>
              <w:cr/>
              <w:t>    "data": {</w:t>
            </w:r>
            <w:r>
              <w:cr/>
              <w:t>        "</w:t>
            </w:r>
            <w:proofErr w:type="spellStart"/>
            <w:r>
              <w:t>orderNum</w:t>
            </w:r>
            <w:proofErr w:type="spellEnd"/>
            <w:r>
              <w:t>": "EP20240124000014",</w:t>
            </w:r>
            <w:r>
              <w:cr/>
              <w:t>        "display": "Australia",</w:t>
            </w:r>
            <w:r>
              <w:cr/>
              <w:t>        "</w:t>
            </w:r>
            <w:proofErr w:type="spellStart"/>
            <w:r>
              <w:t>purchaseDate</w:t>
            </w:r>
            <w:proofErr w:type="spellEnd"/>
            <w:r>
              <w:t>": "2024-01-24(GMT+8)",</w:t>
            </w:r>
            <w:r>
              <w:cr/>
              <w:t>        "count": 1,</w:t>
            </w:r>
            <w:r>
              <w:cr/>
              <w:t>        "price": "9.89",</w:t>
            </w:r>
            <w:r>
              <w:cr/>
              <w:t>        "status": 0,</w:t>
            </w:r>
            <w:r>
              <w:cr/>
              <w:t>        "renewal": false,</w:t>
            </w:r>
            <w:r>
              <w:cr/>
              <w:t>        "</w:t>
            </w:r>
            <w:proofErr w:type="spellStart"/>
            <w:r>
              <w:t>mainOrderNum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outerOrderid</w:t>
            </w:r>
            <w:proofErr w:type="spellEnd"/>
            <w:r>
              <w:t>": "",</w:t>
            </w:r>
            <w:r>
              <w:cr/>
              <w:t>        "</w:t>
            </w:r>
            <w:proofErr w:type="spellStart"/>
            <w:r>
              <w:t>outerItemId</w:t>
            </w:r>
            <w:proofErr w:type="spellEnd"/>
            <w:r>
              <w:t>": "",</w:t>
            </w:r>
          </w:p>
          <w:p w:rsidR="00B94483" w:rsidRDefault="00496BC2">
            <w:pPr>
              <w:ind w:firstLineChars="300" w:firstLine="720"/>
            </w:pPr>
            <w:r>
              <w:t>“</w:t>
            </w:r>
            <w:r>
              <w:rPr>
                <w:rFonts w:hint="eastAsia"/>
              </w:rPr>
              <w:t>renew</w:t>
            </w:r>
            <w:r>
              <w:t>”</w:t>
            </w:r>
            <w:r>
              <w:rPr>
                <w:rFonts w:hint="eastAsia"/>
              </w:rPr>
              <w:t>:1,</w:t>
            </w:r>
          </w:p>
          <w:p w:rsidR="00B94483" w:rsidRDefault="00496BC2">
            <w:pPr>
              <w:ind w:firstLineChars="300" w:firstLine="720"/>
            </w:pPr>
            <w:r>
              <w:t>“</w:t>
            </w:r>
            <w:r>
              <w:rPr>
                <w:rFonts w:hint="eastAsia"/>
              </w:rPr>
              <w:t>priceId</w:t>
            </w:r>
            <w:r>
              <w:t>”</w:t>
            </w:r>
            <w:r>
              <w:rPr>
                <w:rFonts w:hint="eastAsia"/>
              </w:rPr>
              <w:t>:9727,</w:t>
            </w:r>
            <w:r>
              <w:cr/>
              <w:t>        "</w:t>
            </w:r>
            <w:proofErr w:type="spellStart"/>
            <w:r>
              <w:t>renewOrderNum</w:t>
            </w:r>
            <w:proofErr w:type="spellEnd"/>
            <w:r>
              <w:t>": [],</w:t>
            </w:r>
            <w:r>
              <w:cr/>
              <w:t>        "</w:t>
            </w:r>
            <w:proofErr w:type="spellStart"/>
            <w:r>
              <w:t>cardApiDtoList</w:t>
            </w:r>
            <w:proofErr w:type="spellEnd"/>
            <w:r>
              <w:t>": [</w:t>
            </w:r>
            <w:r>
              <w:cr/>
              <w:t>            {</w:t>
            </w:r>
            <w:r>
              <w:cr/>
              <w:t>                "data": "6GB",</w:t>
            </w:r>
            <w:r>
              <w:cr/>
              <w:t xml:space="preserve">          </w:t>
            </w:r>
            <w:r>
              <w:rPr>
                <w:rFonts w:hint="eastAsia"/>
              </w:rPr>
              <w:t> </w:t>
            </w:r>
            <w:r>
              <w:t xml:space="preserve">     "validity": 8,</w:t>
            </w:r>
            <w:r>
              <w:cr/>
              <w:t>                "</w:t>
            </w:r>
            <w:proofErr w:type="spellStart"/>
            <w:r>
              <w:t>sm_dp_address</w:t>
            </w:r>
            <w:proofErr w:type="spellEnd"/>
            <w:r>
              <w:t>": "ais.prod.ondemandconnectivity.com",</w:t>
            </w:r>
            <w:r>
              <w:cr/>
            </w:r>
            <w:r>
              <w:lastRenderedPageBreak/>
              <w:t>                "</w:t>
            </w:r>
            <w:proofErr w:type="spellStart"/>
            <w:r>
              <w:t>activationCode</w:t>
            </w:r>
            <w:proofErr w:type="spellEnd"/>
            <w:r>
              <w:t>": "SEW7JEBMFGPRVSPD",</w:t>
            </w:r>
            <w:r>
              <w:cr/>
              <w:t>                "</w:t>
            </w:r>
            <w:proofErr w:type="spellStart"/>
            <w:r>
              <w:t>mobileNumber</w:t>
            </w:r>
            <w:proofErr w:type="spellEnd"/>
            <w:r>
              <w:t>": "0848735511",</w:t>
            </w:r>
            <w:r>
              <w:cr/>
              <w:t>                "</w:t>
            </w:r>
            <w:proofErr w:type="spellStart"/>
            <w:r>
              <w:t>iccid</w:t>
            </w:r>
            <w:proofErr w:type="spellEnd"/>
            <w:r>
              <w:t>": "162984356292255940",</w:t>
            </w:r>
            <w:r>
              <w:cr/>
              <w:t>                "</w:t>
            </w:r>
            <w:proofErr w:type="spellStart"/>
            <w:r>
              <w:t>activateBefore</w:t>
            </w:r>
            <w:proofErr w:type="spellEnd"/>
            <w:r>
              <w:t>": "2024-02-24(GMT+8)",</w:t>
            </w:r>
            <w:r>
              <w:cr/>
              <w:t>                "code": "LPA:1$ais.prod.ondemandconnectivity.com$SEW7JEBMFGPRVSPD",</w:t>
            </w:r>
            <w:r>
              <w:cr/>
              <w:t>                "</w:t>
            </w:r>
            <w:proofErr w:type="spellStart"/>
            <w:r>
              <w:t>usedMB</w:t>
            </w:r>
            <w:proofErr w:type="spellEnd"/>
            <w:r>
              <w:t>": "0.00",</w:t>
            </w:r>
            <w:r>
              <w:cr/>
              <w:t>        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pdfUrl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/phoneImage/202401//8bd384ba-729d-4d12-bc2e-b1f6908f074b.pdf"</w:t>
            </w:r>
            <w:r>
              <w:rPr>
                <w:rFonts w:hint="eastAsia"/>
              </w:rPr>
              <w:t>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t>“</w:t>
            </w:r>
            <w:r>
              <w:rPr>
                <w:rFonts w:hint="eastAsia"/>
              </w:rPr>
              <w:t>dpId</w:t>
            </w:r>
            <w:r>
              <w:t>”</w:t>
            </w:r>
            <w:r>
              <w:rPr>
                <w:rFonts w:hint="eastAsia"/>
              </w:rPr>
              <w:t>:9,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dpStatus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eid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t>“</w:t>
            </w:r>
            <w:proofErr w:type="spellStart"/>
            <w:r>
              <w:rPr>
                <w:rFonts w:hint="eastAsia"/>
              </w:rPr>
              <w:t>apn</w:t>
            </w:r>
            <w:proofErr w:type="spellEnd"/>
            <w:r>
              <w:t>”</w:t>
            </w:r>
            <w:r>
              <w:rPr>
                <w:rFonts w:hint="eastAsia"/>
              </w:rPr>
              <w:t>:"plus"</w:t>
            </w:r>
            <w:r>
              <w:cr/>
              <w:t>            }</w:t>
            </w:r>
            <w:r>
              <w:cr/>
              <w:t>        ]</w:t>
            </w:r>
            <w:r>
              <w:cr/>
              <w:t>    }</w:t>
            </w:r>
            <w:r>
              <w:cr/>
              <w:t>}</w:t>
            </w:r>
          </w:p>
          <w:p w:rsidR="00B94483" w:rsidRDefault="00496BC2">
            <w:r>
              <w:rPr>
                <w:rFonts w:hint="eastAsia"/>
              </w:rPr>
              <w:t>fail：</w:t>
            </w:r>
          </w:p>
          <w:p w:rsidR="00B94483" w:rsidRDefault="00496BC2">
            <w:r>
              <w:t>{ "code": -2, "message": " params is not null ","data": ""}</w:t>
            </w:r>
          </w:p>
          <w:p w:rsidR="00B94483" w:rsidRDefault="00496BC2">
            <w:r>
              <w:t>{"code": -3, "message": " data not exist ","data": ""}</w:t>
            </w:r>
          </w:p>
          <w:p w:rsidR="00B94483" w:rsidRDefault="00B94483"/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2"/>
        <w:pageBreakBefore/>
        <w:ind w:left="578" w:hanging="578"/>
      </w:pPr>
      <w:bookmarkStart w:id="98" w:name="_Toc13192"/>
      <w:r>
        <w:rPr>
          <w:rFonts w:ascii="Microsoft YaHei" w:eastAsia="Microsoft YaHei" w:hAnsi="Microsoft YaHei" w:cs="Microsoft YaHei" w:hint="eastAsia"/>
        </w:rPr>
        <w:lastRenderedPageBreak/>
        <w:t>P</w:t>
      </w:r>
      <w:r>
        <w:rPr>
          <w:rFonts w:ascii="Microsoft YaHei" w:eastAsia="Microsoft YaHei" w:hAnsi="Microsoft YaHei" w:cs="Microsoft YaHei"/>
        </w:rPr>
        <w:t>hysical SIM</w:t>
      </w:r>
      <w:r>
        <w:rPr>
          <w:rFonts w:ascii="Microsoft YaHei" w:eastAsia="Microsoft YaHei" w:hAnsi="Microsoft YaHei" w:cs="Microsoft YaHei" w:hint="eastAsia"/>
        </w:rPr>
        <w:t>-</w:t>
      </w:r>
      <w:r>
        <w:t xml:space="preserve"> </w:t>
      </w:r>
      <w:r>
        <w:rPr>
          <w:rFonts w:ascii="Microsoft YaHei" w:eastAsia="Microsoft YaHei" w:hAnsi="Microsoft YaHei" w:cs="Microsoft YaHei"/>
        </w:rPr>
        <w:t>Get supported physical SIM DP information</w:t>
      </w:r>
      <w:bookmarkEnd w:id="98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99" w:name="_Toc14287"/>
      <w:r>
        <w:rPr>
          <w:rFonts w:ascii="SimSun" w:eastAsia="SimSun" w:hAnsi="SimSun" w:cs="SimSun"/>
        </w:rPr>
        <w:t xml:space="preserve">Interface </w:t>
      </w:r>
      <w:r>
        <w:rPr>
          <w:rFonts w:ascii="SimSun" w:eastAsia="SimSun" w:hAnsi="SimSun" w:cs="SimSun" w:hint="eastAsia"/>
        </w:rPr>
        <w:t>Description</w:t>
      </w:r>
      <w:bookmarkEnd w:id="99"/>
    </w:p>
    <w:p w:rsidR="00B94483" w:rsidRDefault="00496BC2">
      <w:pPr>
        <w:pStyle w:val="Textoindependienteprimerasangra"/>
        <w:ind w:firstLine="480"/>
      </w:pPr>
      <w:r>
        <w:t>Get supported physical SIM DP information.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00" w:name="_Toc1478"/>
      <w:r>
        <w:rPr>
          <w:rFonts w:ascii="SimSun" w:eastAsia="SimSun" w:hAnsi="SimSun" w:cs="SimSun" w:hint="eastAsia"/>
        </w:rPr>
        <w:t>Interface constraints</w:t>
      </w:r>
      <w:bookmarkEnd w:id="100"/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561"/>
        <w:gridCol w:w="1134"/>
        <w:gridCol w:w="1843"/>
        <w:gridCol w:w="3544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561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843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54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561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84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3544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2</w:t>
            </w:r>
          </w:p>
        </w:tc>
        <w:tc>
          <w:tcPr>
            <w:tcW w:w="1561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84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354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01" w:name="_Toc24618"/>
      <w:r>
        <w:rPr>
          <w:rFonts w:ascii="SimSun" w:eastAsia="SimSun" w:hAnsi="SimSun" w:cs="SimSun" w:hint="eastAsia"/>
        </w:rPr>
        <w:t>Interface name</w:t>
      </w:r>
      <w:bookmarkEnd w:id="101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/api_esim/getPhysicalSIMDpInfo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02" w:name="_Toc17943"/>
      <w:r>
        <w:rPr>
          <w:rFonts w:ascii="SimSun" w:eastAsia="SimSun" w:hAnsi="SimSun" w:cs="SimSun" w:hint="eastAsia"/>
        </w:rPr>
        <w:t>Return constraints</w:t>
      </w:r>
      <w:bookmarkEnd w:id="102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350"/>
        <w:gridCol w:w="1389"/>
        <w:gridCol w:w="1162"/>
        <w:gridCol w:w="2948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3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38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3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38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350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38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350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38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DP</w:t>
            </w:r>
            <w:r>
              <w:rPr>
                <w:rFonts w:ascii="Shruti" w:hAnsi="Shruti"/>
              </w:rPr>
              <w:t xml:space="preserve"> info </w:t>
            </w:r>
            <w:r>
              <w:rPr>
                <w:rFonts w:ascii="Shruti" w:hAnsi="Shruti" w:hint="eastAsia"/>
              </w:rPr>
              <w:t>List</w:t>
            </w:r>
            <w:r>
              <w:rPr>
                <w:rFonts w:ascii="Shruti" w:hAnsi="Shruti"/>
              </w:rPr>
              <w:t>:</w:t>
            </w:r>
          </w:p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List</w:t>
            </w:r>
            <w:r>
              <w:rPr>
                <w:rFonts w:ascii="Shruti" w:hAnsi="Shruti"/>
              </w:rPr>
              <w:t>&lt;</w:t>
            </w:r>
            <w:proofErr w:type="spellStart"/>
            <w:r>
              <w:rPr>
                <w:rFonts w:ascii="Shruti" w:hAnsi="Shruti"/>
              </w:rPr>
              <w:t>EsimRealOperatorDto</w:t>
            </w:r>
            <w:proofErr w:type="spellEnd"/>
            <w:r>
              <w:rPr>
                <w:rFonts w:ascii="Shruti" w:hAnsi="Shruti"/>
              </w:rPr>
              <w:t>&gt;</w:t>
            </w:r>
          </w:p>
        </w:tc>
      </w:tr>
    </w:tbl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/>
        </w:rPr>
        <w:t xml:space="preserve">Return Format </w:t>
      </w:r>
      <w:proofErr w:type="spellStart"/>
      <w:r>
        <w:rPr>
          <w:rFonts w:ascii="SimSun" w:eastAsia="SimSun" w:hAnsi="SimSun" w:cs="SimSun"/>
        </w:rPr>
        <w:t>EsimRealOperatorDto</w:t>
      </w:r>
      <w:proofErr w:type="spellEnd"/>
      <w:r>
        <w:rPr>
          <w:rFonts w:ascii="SimSun" w:eastAsia="SimSun" w:hAnsi="SimSun" w:cs="SimSun"/>
        </w:rPr>
        <w:t xml:space="preserve"> Field Attributes</w:t>
      </w:r>
    </w:p>
    <w:tbl>
      <w:tblPr>
        <w:tblW w:w="8811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3219"/>
        <w:gridCol w:w="2001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hruti" w:hAnsi="Shruti"/>
                <w:b/>
                <w:color w:val="000080"/>
              </w:rPr>
              <w:t>remark</w:t>
            </w: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tabs>
                <w:tab w:val="center" w:pos="887"/>
              </w:tabs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id</w:t>
            </w:r>
            <w:r>
              <w:rPr>
                <w:rFonts w:ascii="SimSun" w:hAnsi="SimSun"/>
              </w:rPr>
              <w:tab/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</w:t>
            </w:r>
            <w:r>
              <w:rPr>
                <w:rFonts w:ascii="SimSun" w:hAnsi="SimSun"/>
              </w:rPr>
              <w:t xml:space="preserve">P </w:t>
            </w:r>
            <w:r>
              <w:rPr>
                <w:rFonts w:ascii="SimSun" w:hAnsi="SimSun" w:hint="eastAsia"/>
              </w:rPr>
              <w:t>ID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realName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name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iconUrl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Show picture address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03" w:name="_Toc12086"/>
      <w:r>
        <w:rPr>
          <w:rFonts w:ascii="SimSun" w:eastAsia="SimSun" w:hAnsi="SimSun" w:cs="SimSun" w:hint="eastAsia"/>
        </w:rPr>
        <w:t>Return Form</w:t>
      </w:r>
      <w:bookmarkEnd w:id="103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</w:t>
            </w:r>
            <w:r>
              <w:t>uccess</w:t>
            </w:r>
            <w:r>
              <w:rPr>
                <w:rFonts w:hint="eastAsia"/>
              </w:rPr>
              <w:t>：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"0",</w:t>
            </w:r>
          </w:p>
          <w:p w:rsidR="00B94483" w:rsidRDefault="00496BC2">
            <w:r>
              <w:t xml:space="preserve">    "message": "</w:t>
            </w:r>
            <w:r>
              <w:rPr>
                <w:rFonts w:hint="eastAsia"/>
              </w:rPr>
              <w:t>s</w:t>
            </w:r>
            <w:r>
              <w:t>uccess",</w:t>
            </w:r>
          </w:p>
          <w:p w:rsidR="00B94483" w:rsidRDefault="00496BC2">
            <w:r>
              <w:t xml:space="preserve">    "data": [</w:t>
            </w:r>
          </w:p>
          <w:p w:rsidR="00B94483" w:rsidRDefault="00496BC2">
            <w:r>
              <w:t xml:space="preserve">        {</w:t>
            </w:r>
          </w:p>
          <w:p w:rsidR="00B94483" w:rsidRDefault="00496BC2">
            <w:r>
              <w:t xml:space="preserve">            "id": 9,</w:t>
            </w:r>
          </w:p>
          <w:p w:rsidR="00B94483" w:rsidRDefault="00496BC2">
            <w:r>
              <w:t xml:space="preserve">            "</w:t>
            </w:r>
            <w:proofErr w:type="spellStart"/>
            <w:r>
              <w:t>realName</w:t>
            </w:r>
            <w:proofErr w:type="spellEnd"/>
            <w:r>
              <w:t>": "FIROAM GLOBAL",</w:t>
            </w:r>
          </w:p>
          <w:p w:rsidR="00B94483" w:rsidRDefault="00496BC2">
            <w:r>
              <w:t xml:space="preserve">            "</w:t>
            </w:r>
            <w:proofErr w:type="spellStart"/>
            <w:r>
              <w:t>iconUrl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/phoneImage/202405//a9675e73-bd22-4b1a-a1da-0d964f422ba2.jpg"</w:t>
            </w:r>
          </w:p>
          <w:p w:rsidR="00B94483" w:rsidRDefault="00496BC2">
            <w:r>
              <w:t xml:space="preserve">        }</w:t>
            </w:r>
          </w:p>
          <w:p w:rsidR="00B94483" w:rsidRDefault="00496BC2">
            <w:r>
              <w:t xml:space="preserve">    ]</w:t>
            </w:r>
          </w:p>
          <w:p w:rsidR="00B94483" w:rsidRDefault="00496BC2">
            <w:r>
              <w:t>}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2"/>
        <w:pageBreakBefore/>
        <w:ind w:left="578" w:hanging="578"/>
      </w:pPr>
      <w:bookmarkStart w:id="104" w:name="_Toc29848"/>
      <w:r>
        <w:rPr>
          <w:rFonts w:ascii="Microsoft YaHei" w:eastAsia="Microsoft YaHei" w:hAnsi="Microsoft YaHei" w:cs="Microsoft YaHei" w:hint="eastAsia"/>
        </w:rPr>
        <w:lastRenderedPageBreak/>
        <w:t>P</w:t>
      </w:r>
      <w:r>
        <w:rPr>
          <w:rFonts w:ascii="Microsoft YaHei" w:eastAsia="Microsoft YaHei" w:hAnsi="Microsoft YaHei" w:cs="Microsoft YaHei"/>
        </w:rPr>
        <w:t>hysical SIM</w:t>
      </w:r>
      <w:r>
        <w:rPr>
          <w:rFonts w:ascii="Microsoft YaHei" w:eastAsia="Microsoft YaHei" w:hAnsi="Microsoft YaHei" w:cs="Microsoft YaHei" w:hint="eastAsia"/>
        </w:rPr>
        <w:t>-</w:t>
      </w:r>
      <w:r>
        <w:t xml:space="preserve"> </w:t>
      </w:r>
      <w:r>
        <w:rPr>
          <w:rFonts w:ascii="Microsoft YaHei" w:eastAsia="Microsoft YaHei" w:hAnsi="Microsoft YaHei" w:cs="Microsoft YaHei"/>
        </w:rPr>
        <w:t>Get information about SKUs supported by DP</w:t>
      </w:r>
      <w:bookmarkEnd w:id="104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05" w:name="_Toc28131"/>
      <w:r>
        <w:rPr>
          <w:rFonts w:ascii="SimSun" w:eastAsia="SimSun" w:hAnsi="SimSun" w:cs="SimSun"/>
        </w:rPr>
        <w:t xml:space="preserve">Interface </w:t>
      </w:r>
      <w:r>
        <w:rPr>
          <w:rFonts w:ascii="SimSun" w:eastAsia="SimSun" w:hAnsi="SimSun" w:cs="SimSun" w:hint="eastAsia"/>
        </w:rPr>
        <w:t>Description</w:t>
      </w:r>
      <w:bookmarkEnd w:id="105"/>
    </w:p>
    <w:p w:rsidR="00B94483" w:rsidRDefault="00496BC2">
      <w:pPr>
        <w:pStyle w:val="Textoindependienteprimerasangra"/>
        <w:ind w:firstLineChars="175" w:firstLine="420"/>
      </w:pPr>
      <w:r>
        <w:t>Get information about SKUs supported by DP.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06" w:name="_Toc666"/>
      <w:r>
        <w:rPr>
          <w:rFonts w:ascii="SimSun" w:eastAsia="SimSun" w:hAnsi="SimSun" w:cs="SimSun" w:hint="eastAsia"/>
        </w:rPr>
        <w:t>Interface constraints</w:t>
      </w:r>
      <w:bookmarkEnd w:id="106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420"/>
        <w:gridCol w:w="1261"/>
        <w:gridCol w:w="1148"/>
        <w:gridCol w:w="2552"/>
        <w:gridCol w:w="1837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42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261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14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5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1837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</w:t>
            </w:r>
            <w:r>
              <w:rPr>
                <w:rFonts w:ascii="Shruti" w:hAnsi="Shruti"/>
                <w:b/>
                <w:color w:val="000080"/>
              </w:rPr>
              <w:t>xample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420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1261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</w:p>
        </w:tc>
        <w:tc>
          <w:tcPr>
            <w:tcW w:w="2552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420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dp</w:t>
            </w:r>
            <w:r>
              <w:rPr>
                <w:rFonts w:ascii="Consolas" w:hAnsi="Consolas" w:cs="Consolas"/>
                <w:color w:val="000000"/>
              </w:rPr>
              <w:t>Id</w:t>
            </w:r>
            <w:proofErr w:type="spellEnd"/>
          </w:p>
        </w:tc>
        <w:tc>
          <w:tcPr>
            <w:tcW w:w="1261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I</w:t>
            </w:r>
            <w:r>
              <w:rPr>
                <w:rFonts w:ascii="Shruti" w:hAnsi="Shruti"/>
              </w:rPr>
              <w:t>nteger</w:t>
            </w:r>
          </w:p>
        </w:tc>
        <w:tc>
          <w:tcPr>
            <w:tcW w:w="11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</w:p>
        </w:tc>
        <w:tc>
          <w:tcPr>
            <w:tcW w:w="25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  <w:r>
              <w:rPr>
                <w:rFonts w:ascii="Shruti" w:hAnsi="Shruti"/>
              </w:rPr>
              <w:t xml:space="preserve">.12 get the </w:t>
            </w:r>
            <w:proofErr w:type="spellStart"/>
            <w:r>
              <w:rPr>
                <w:rFonts w:ascii="Shruti" w:hAnsi="Shruti"/>
              </w:rPr>
              <w:t>dp</w:t>
            </w:r>
            <w:proofErr w:type="spellEnd"/>
            <w:r>
              <w:rPr>
                <w:rFonts w:ascii="Shruti" w:hAnsi="Shruti"/>
              </w:rPr>
              <w:t xml:space="preserve"> id</w:t>
            </w:r>
            <w:r>
              <w:rPr>
                <w:rFonts w:ascii="Shruti" w:hAnsi="Shruti" w:hint="eastAsia"/>
              </w:rPr>
              <w:t>.</w:t>
            </w: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3</w:t>
            </w:r>
          </w:p>
        </w:tc>
        <w:tc>
          <w:tcPr>
            <w:tcW w:w="1420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1261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</w:p>
        </w:tc>
        <w:tc>
          <w:tcPr>
            <w:tcW w:w="25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07" w:name="_Toc27613"/>
      <w:r>
        <w:rPr>
          <w:rFonts w:ascii="SimSun" w:eastAsia="SimSun" w:hAnsi="SimSun" w:cs="SimSun" w:hint="eastAsia"/>
        </w:rPr>
        <w:t>Interface nam</w:t>
      </w:r>
      <w:r>
        <w:rPr>
          <w:rFonts w:ascii="SimSun" w:eastAsia="SimSun" w:hAnsi="SimSun" w:cs="SimSun"/>
        </w:rPr>
        <w:t>e</w:t>
      </w:r>
      <w:bookmarkEnd w:id="107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/api_esim/getDpSupportSkuInfo</w:t>
      </w:r>
    </w:p>
    <w:p w:rsidR="00B94483" w:rsidRDefault="00B94483">
      <w:pPr>
        <w:rPr>
          <w:rFonts w:ascii="SimSun" w:eastAsia="SimSun" w:hAnsi="SimSun" w:cs="SimSun"/>
        </w:rPr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08" w:name="_Toc32338"/>
      <w:r>
        <w:rPr>
          <w:rFonts w:ascii="SimSun" w:eastAsia="SimSun" w:hAnsi="SimSun" w:cs="SimSun" w:hint="eastAsia"/>
        </w:rPr>
        <w:t>Return constraint</w:t>
      </w:r>
      <w:r>
        <w:rPr>
          <w:rFonts w:ascii="SimSun" w:eastAsia="SimSun" w:hAnsi="SimSun" w:cs="SimSun"/>
        </w:rPr>
        <w:t>s</w:t>
      </w:r>
      <w:bookmarkEnd w:id="108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1162"/>
        <w:gridCol w:w="2948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</w:t>
            </w:r>
            <w:r>
              <w:rPr>
                <w:rFonts w:ascii="Shruti" w:hAnsi="Shruti"/>
                <w:b/>
                <w:color w:val="000080"/>
              </w:rPr>
              <w:t>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proofErr w:type="spellStart"/>
            <w:r>
              <w:rPr>
                <w:rFonts w:ascii="Shruti" w:hAnsi="Shruti"/>
              </w:rPr>
              <w:t>Sku</w:t>
            </w:r>
            <w:proofErr w:type="spellEnd"/>
            <w:r>
              <w:rPr>
                <w:rFonts w:ascii="Shruti" w:hAnsi="Shruti"/>
              </w:rPr>
              <w:t xml:space="preserve"> List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extoindependienteprimerasangra"/>
        <w:ind w:firstLine="480"/>
      </w:pPr>
      <w:r>
        <w:t>data field attributes</w:t>
      </w:r>
    </w:p>
    <w:tbl>
      <w:tblPr>
        <w:tblW w:w="8669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3899"/>
        <w:gridCol w:w="2835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3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skuid</w:t>
            </w:r>
            <w:proofErr w:type="spellEnd"/>
          </w:p>
        </w:tc>
        <w:tc>
          <w:tcPr>
            <w:tcW w:w="3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Unique identifier for </w:t>
            </w:r>
            <w:proofErr w:type="spellStart"/>
            <w:r>
              <w:rPr>
                <w:rFonts w:ascii="SimSun" w:hAnsi="SimSun"/>
              </w:rPr>
              <w:t>sku</w:t>
            </w:r>
            <w:proofErr w:type="spellEnd"/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3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sku</w:t>
            </w:r>
            <w:proofErr w:type="spellEnd"/>
            <w:r>
              <w:rPr>
                <w:rFonts w:ascii="SimSun" w:hAnsi="SimSun"/>
              </w:rPr>
              <w:t xml:space="preserve"> display name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countryCode</w:t>
            </w:r>
            <w:proofErr w:type="spellEnd"/>
          </w:p>
        </w:tc>
        <w:tc>
          <w:tcPr>
            <w:tcW w:w="3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Country code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09" w:name="_Toc20204"/>
      <w:r>
        <w:rPr>
          <w:rFonts w:ascii="SimSun" w:eastAsia="SimSun" w:hAnsi="SimSun" w:cs="SimSun" w:hint="eastAsia"/>
        </w:rPr>
        <w:t>Return For</w:t>
      </w:r>
      <w:r>
        <w:rPr>
          <w:rFonts w:ascii="SimSun" w:eastAsia="SimSun" w:hAnsi="SimSun" w:cs="SimSun"/>
        </w:rPr>
        <w:t>m</w:t>
      </w:r>
      <w:bookmarkEnd w:id="109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>
              <w:rPr>
                <w:rFonts w:hint="eastAsia"/>
              </w:rPr>
              <w:t>s</w:t>
            </w:r>
            <w:r>
              <w:t>uccess</w:t>
            </w:r>
            <w:r>
              <w:rPr>
                <w:rFonts w:hint="eastAsia"/>
              </w:rPr>
              <w:t>：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>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"code": "0",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"message": "</w:t>
            </w:r>
            <w:r>
              <w:rPr>
                <w:rFonts w:hint="eastAsia"/>
              </w:rPr>
              <w:t>s</w:t>
            </w:r>
            <w:r>
              <w:t>uccess",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"data": [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</w:t>
            </w:r>
            <w:r>
              <w:rPr>
                <w:rFonts w:hint="eastAsia"/>
              </w:rPr>
              <w:t>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skuid</w:t>
            </w:r>
            <w:proofErr w:type="spellEnd"/>
            <w:r>
              <w:rPr>
                <w:rFonts w:hint="eastAsia"/>
              </w:rPr>
              <w:t>": 124,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"display": "Asia 30",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countryCode</w:t>
            </w:r>
            <w:proofErr w:type="spellEnd"/>
            <w:r>
              <w:rPr>
                <w:rFonts w:hint="eastAsia"/>
              </w:rPr>
              <w:t>": "99115"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},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skuid</w:t>
            </w:r>
            <w:proofErr w:type="spellEnd"/>
            <w:r>
              <w:rPr>
                <w:rFonts w:hint="eastAsia"/>
              </w:rPr>
              <w:t>": 123,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"display": "Asia 4",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countryCode</w:t>
            </w:r>
            <w:proofErr w:type="spellEnd"/>
            <w:r>
              <w:rPr>
                <w:rFonts w:hint="eastAsia"/>
              </w:rPr>
              <w:t>": "99112"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},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</w:t>
            </w:r>
            <w:r>
              <w:t xml:space="preserve">       ……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]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rPr>
                <w:rFonts w:ascii="Tw Cen MT Condensed Extra Bold" w:hAnsi="Tw Cen MT Condensed Extra Bold" w:cs="Tw Cen MT Condensed Extra Bold"/>
                <w:color w:val="000000"/>
                <w:sz w:val="27"/>
                <w:szCs w:val="27"/>
              </w:rPr>
            </w:pPr>
            <w:r>
              <w:t>}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2"/>
        <w:pageBreakBefore/>
        <w:ind w:left="578" w:hanging="578"/>
      </w:pPr>
      <w:bookmarkStart w:id="110" w:name="_Toc11552"/>
      <w:r>
        <w:rPr>
          <w:rFonts w:ascii="Microsoft YaHei" w:eastAsia="Microsoft YaHei" w:hAnsi="Microsoft YaHei" w:cs="Microsoft YaHei" w:hint="eastAsia"/>
        </w:rPr>
        <w:lastRenderedPageBreak/>
        <w:t>P</w:t>
      </w:r>
      <w:r>
        <w:rPr>
          <w:rFonts w:ascii="Microsoft YaHei" w:eastAsia="Microsoft YaHei" w:hAnsi="Microsoft YaHei" w:cs="Microsoft YaHei"/>
        </w:rPr>
        <w:t>hysical SIM</w:t>
      </w:r>
      <w:r>
        <w:rPr>
          <w:rFonts w:ascii="Microsoft YaHei" w:eastAsia="Microsoft YaHei" w:hAnsi="Microsoft YaHei" w:cs="Microsoft YaHei" w:hint="eastAsia"/>
        </w:rPr>
        <w:t>-</w:t>
      </w:r>
      <w:r>
        <w:t xml:space="preserve"> </w:t>
      </w:r>
      <w:r>
        <w:rPr>
          <w:rFonts w:ascii="Microsoft YaHei" w:eastAsia="Microsoft YaHei" w:hAnsi="Microsoft YaHei" w:cs="Microsoft YaHei"/>
        </w:rPr>
        <w:t>Get information about SKUs supported by DP - grouped by continent</w:t>
      </w:r>
      <w:bookmarkEnd w:id="110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11" w:name="_Toc10919"/>
      <w:r>
        <w:rPr>
          <w:rFonts w:ascii="SimSun" w:eastAsia="SimSun" w:hAnsi="SimSun" w:cs="SimSun"/>
        </w:rPr>
        <w:t xml:space="preserve">Interface </w:t>
      </w:r>
      <w:r>
        <w:rPr>
          <w:rFonts w:ascii="SimSun" w:eastAsia="SimSun" w:hAnsi="SimSun" w:cs="SimSun" w:hint="eastAsia"/>
        </w:rPr>
        <w:t>Description</w:t>
      </w:r>
      <w:bookmarkEnd w:id="111"/>
    </w:p>
    <w:p w:rsidR="00B94483" w:rsidRDefault="00496BC2">
      <w:pPr>
        <w:pStyle w:val="Textoindependienteprimerasangra"/>
        <w:ind w:firstLine="480"/>
      </w:pPr>
      <w:r>
        <w:t>Get information about SKUs supported by DP - grouped by continent.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12" w:name="_Toc4377"/>
      <w:r>
        <w:rPr>
          <w:rFonts w:ascii="SimSun" w:eastAsia="SimSun" w:hAnsi="SimSun" w:cs="SimSun" w:hint="eastAsia"/>
        </w:rPr>
        <w:t>Interface constraint</w:t>
      </w:r>
      <w:r>
        <w:rPr>
          <w:rFonts w:ascii="SimSun" w:eastAsia="SimSun" w:hAnsi="SimSun" w:cs="SimSun"/>
        </w:rPr>
        <w:t>s</w:t>
      </w:r>
      <w:bookmarkEnd w:id="112"/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987"/>
        <w:gridCol w:w="1842"/>
        <w:gridCol w:w="1418"/>
        <w:gridCol w:w="2693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987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84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693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987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184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693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987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dp</w:t>
            </w:r>
            <w:r>
              <w:rPr>
                <w:rFonts w:ascii="Consolas" w:hAnsi="Consolas" w:cs="Consolas"/>
                <w:color w:val="000000"/>
              </w:rPr>
              <w:t>Id</w:t>
            </w:r>
            <w:proofErr w:type="spellEnd"/>
          </w:p>
        </w:tc>
        <w:tc>
          <w:tcPr>
            <w:tcW w:w="184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I</w:t>
            </w:r>
            <w:r>
              <w:rPr>
                <w:rFonts w:ascii="Shruti" w:hAnsi="Shruti"/>
              </w:rPr>
              <w:t>nteger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69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  <w:r>
              <w:rPr>
                <w:rFonts w:ascii="Shruti" w:hAnsi="Shruti"/>
              </w:rPr>
              <w:t xml:space="preserve">.12 get the </w:t>
            </w:r>
            <w:proofErr w:type="spellStart"/>
            <w:r>
              <w:rPr>
                <w:rFonts w:ascii="Shruti" w:hAnsi="Shruti"/>
              </w:rPr>
              <w:t>dp</w:t>
            </w:r>
            <w:proofErr w:type="spellEnd"/>
            <w:r>
              <w:rPr>
                <w:rFonts w:ascii="Shruti" w:hAnsi="Shruti"/>
              </w:rPr>
              <w:t xml:space="preserve"> id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3</w:t>
            </w:r>
          </w:p>
        </w:tc>
        <w:tc>
          <w:tcPr>
            <w:tcW w:w="1987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184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69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13" w:name="_Toc2655"/>
      <w:r>
        <w:rPr>
          <w:rFonts w:ascii="SimSun" w:eastAsia="SimSun" w:hAnsi="SimSun" w:cs="SimSun" w:hint="eastAsia"/>
        </w:rPr>
        <w:t>Interface nam</w:t>
      </w:r>
      <w:bookmarkEnd w:id="113"/>
      <w:r w:rsidR="00A74845">
        <w:rPr>
          <w:rFonts w:ascii="SimSun" w:eastAsia="SimSun" w:hAnsi="SimSun" w:cs="SimSun" w:hint="eastAsia"/>
        </w:rPr>
        <w:t>e</w:t>
      </w:r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/api_esim/getDpSupportSkuInfo</w:t>
      </w:r>
      <w:r>
        <w:rPr>
          <w:rFonts w:hint="eastAsia"/>
        </w:rPr>
        <w:t>By</w:t>
      </w:r>
      <w:r>
        <w:t>Group</w:t>
      </w:r>
    </w:p>
    <w:p w:rsidR="00B94483" w:rsidRDefault="00B94483">
      <w:pPr>
        <w:rPr>
          <w:rFonts w:ascii="SimSun" w:eastAsia="SimSun" w:hAnsi="SimSun" w:cs="SimSun"/>
        </w:rPr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14" w:name="_Toc31658"/>
      <w:r>
        <w:rPr>
          <w:rFonts w:ascii="SimSun" w:eastAsia="SimSun" w:hAnsi="SimSun" w:cs="SimSun" w:hint="eastAsia"/>
        </w:rPr>
        <w:t>Return constraint</w:t>
      </w:r>
      <w:r>
        <w:rPr>
          <w:rFonts w:ascii="SimSun" w:eastAsia="SimSun" w:hAnsi="SimSun" w:cs="SimSun"/>
        </w:rPr>
        <w:t>s</w:t>
      </w:r>
      <w:bookmarkEnd w:id="114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1162"/>
        <w:gridCol w:w="2948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KU map:</w:t>
            </w:r>
            <w:r>
              <w:rPr>
                <w:rFonts w:ascii="Shruti" w:hAnsi="Shruti" w:hint="eastAsia"/>
              </w:rPr>
              <w:t xml:space="preserve"> </w:t>
            </w:r>
            <w:r>
              <w:rPr>
                <w:rFonts w:ascii="Shruti" w:hAnsi="Shruti"/>
              </w:rPr>
              <w:t>Map&lt;String, List&lt;</w:t>
            </w:r>
            <w:proofErr w:type="spellStart"/>
            <w:r>
              <w:rPr>
                <w:rFonts w:ascii="Shruti" w:hAnsi="Shruti"/>
              </w:rPr>
              <w:t>BpmESIMSkuNewDto</w:t>
            </w:r>
            <w:proofErr w:type="spellEnd"/>
            <w:r>
              <w:rPr>
                <w:rFonts w:ascii="Shruti" w:hAnsi="Shruti"/>
              </w:rPr>
              <w:t>&gt;&gt;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extoindependienteprimerasangra"/>
        <w:ind w:firstLineChars="0" w:firstLine="0"/>
      </w:pPr>
      <w:r>
        <w:t>Key value for grouping information details</w:t>
      </w:r>
      <w:r>
        <w:rPr>
          <w:rFonts w:hint="eastAsia"/>
        </w:rPr>
        <w:t>:</w:t>
      </w:r>
    </w:p>
    <w:tbl>
      <w:tblPr>
        <w:tblW w:w="8669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49"/>
        <w:gridCol w:w="6520"/>
      </w:tblGrid>
      <w:tr w:rsidR="00B94483">
        <w:trPr>
          <w:trHeight w:val="284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 w:hint="eastAsia"/>
                <w:b/>
                <w:lang w:val="zh-TW" w:eastAsia="zh-TW"/>
              </w:rPr>
              <w:t>Key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284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Common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Generic region or country SKUs, where SKUs will contain multiple countries</w:t>
            </w:r>
          </w:p>
        </w:tc>
      </w:tr>
      <w:tr w:rsidR="00B94483">
        <w:trPr>
          <w:trHeight w:val="284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Asia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SKUs for countries or regions in Asia</w:t>
            </w:r>
          </w:p>
        </w:tc>
      </w:tr>
      <w:tr w:rsidR="00B94483">
        <w:trPr>
          <w:trHeight w:val="284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Europe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SKUs for countries or regions in Europe</w:t>
            </w:r>
          </w:p>
        </w:tc>
      </w:tr>
      <w:tr w:rsidR="00B94483">
        <w:trPr>
          <w:trHeight w:val="284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Africa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SKUs for countries or regions in Africa</w:t>
            </w:r>
          </w:p>
        </w:tc>
      </w:tr>
      <w:tr w:rsidR="00B94483">
        <w:trPr>
          <w:trHeight w:val="284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Latin America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SKUs for countries or regions in Latin America</w:t>
            </w:r>
          </w:p>
        </w:tc>
      </w:tr>
      <w:tr w:rsidR="00B94483">
        <w:trPr>
          <w:trHeight w:val="284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North America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SKUs for countries or regions in North America</w:t>
            </w:r>
          </w:p>
        </w:tc>
      </w:tr>
      <w:tr w:rsidR="00B94483">
        <w:trPr>
          <w:trHeight w:val="284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Oceania</w:t>
            </w:r>
          </w:p>
        </w:tc>
        <w:tc>
          <w:tcPr>
            <w:tcW w:w="65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SKUs for countries or regions in Oceania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extoindependienteprimerasangra"/>
        <w:ind w:firstLineChars="0" w:firstLine="0"/>
      </w:pPr>
      <w:r>
        <w:t xml:space="preserve">Returns the </w:t>
      </w:r>
      <w:proofErr w:type="spellStart"/>
      <w:r>
        <w:t>BpmESIMSkuNewDto</w:t>
      </w:r>
      <w:proofErr w:type="spellEnd"/>
      <w:r>
        <w:t xml:space="preserve"> property of the </w:t>
      </w:r>
      <w:proofErr w:type="spellStart"/>
      <w:r>
        <w:t>FormatValue</w:t>
      </w:r>
      <w:proofErr w:type="spellEnd"/>
      <w:r>
        <w:t xml:space="preserve"> field.</w:t>
      </w:r>
    </w:p>
    <w:tbl>
      <w:tblPr>
        <w:tblW w:w="8669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57"/>
        <w:gridCol w:w="2835"/>
        <w:gridCol w:w="2977"/>
      </w:tblGrid>
      <w:tr w:rsidR="00B94483">
        <w:trPr>
          <w:trHeight w:val="284"/>
        </w:trPr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skuid</w:t>
            </w:r>
            <w:proofErr w:type="spellEnd"/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Unique identifier for </w:t>
            </w:r>
            <w:proofErr w:type="spellStart"/>
            <w:r>
              <w:rPr>
                <w:rFonts w:ascii="SimSun" w:hAnsi="SimSun"/>
              </w:rPr>
              <w:t>sku</w:t>
            </w:r>
            <w:proofErr w:type="spellEnd"/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countrycode</w:t>
            </w:r>
            <w:proofErr w:type="spellEnd"/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</w:t>
            </w:r>
            <w:r>
              <w:rPr>
                <w:rFonts w:ascii="SimSun" w:hAnsi="SimSun" w:hint="eastAsia"/>
              </w:rPr>
              <w:t>ountry</w:t>
            </w:r>
            <w:r>
              <w:rPr>
                <w:rFonts w:ascii="SimSun" w:hAnsi="SimSun"/>
              </w:rPr>
              <w:t xml:space="preserve"> Code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imageUrl</w:t>
            </w:r>
            <w:proofErr w:type="spellEnd"/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Image address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SKU</w:t>
            </w:r>
            <w:r>
              <w:rPr>
                <w:rFonts w:ascii="SimSun" w:hAnsi="SimSun"/>
              </w:rPr>
              <w:t xml:space="preserve"> name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n</w:t>
            </w:r>
            <w:r>
              <w:rPr>
                <w:rFonts w:ascii="SimSun" w:hAnsi="SimSun"/>
              </w:rPr>
              <w:t>ote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SKU </w:t>
            </w:r>
            <w:proofErr w:type="spellStart"/>
            <w:r>
              <w:rPr>
                <w:rFonts w:ascii="SimSun" w:hAnsi="SimSun"/>
              </w:rPr>
              <w:t>discription</w:t>
            </w:r>
            <w:proofErr w:type="spellEnd"/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earch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SKU search criteria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8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ontinentCode</w:t>
            </w:r>
            <w:proofErr w:type="spellEnd"/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continent number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15" w:name="_Toc10148"/>
      <w:r>
        <w:rPr>
          <w:rFonts w:ascii="SimSun" w:eastAsia="SimSun" w:hAnsi="SimSun" w:cs="SimSun" w:hint="eastAsia"/>
        </w:rPr>
        <w:lastRenderedPageBreak/>
        <w:t>Return For</w:t>
      </w:r>
      <w:r>
        <w:rPr>
          <w:rFonts w:ascii="SimSun" w:eastAsia="SimSun" w:hAnsi="SimSun" w:cs="SimSun"/>
        </w:rPr>
        <w:t>m</w:t>
      </w:r>
      <w:bookmarkEnd w:id="115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>
              <w:rPr>
                <w:rFonts w:hint="eastAsia"/>
              </w:rPr>
              <w:t>s</w:t>
            </w:r>
            <w:r>
              <w:t>uccess</w:t>
            </w:r>
            <w:r>
              <w:rPr>
                <w:rFonts w:hint="eastAsia"/>
              </w:rPr>
              <w:t>：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>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"code": "0",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"message": "</w:t>
            </w:r>
            <w:r>
              <w:rPr>
                <w:rFonts w:hint="eastAsia"/>
              </w:rPr>
              <w:t>s</w:t>
            </w:r>
            <w:r>
              <w:t>uccess",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"data": 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"Common": [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skuid</w:t>
            </w:r>
            <w:proofErr w:type="spellEnd"/>
            <w:r>
              <w:t>": 156,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countryCode</w:t>
            </w:r>
            <w:proofErr w:type="spellEnd"/>
            <w:r>
              <w:t>": 99918,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imageUrl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/phoneImage/202009//ec149df0-e4af-478e-8808-1b5c77e6f9b4.jpg",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"display": "Africa",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"note": null,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"search": "</w:t>
            </w:r>
            <w:proofErr w:type="spellStart"/>
            <w:r>
              <w:t>Algeria,Republic</w:t>
            </w:r>
            <w:proofErr w:type="spellEnd"/>
            <w:r>
              <w:t xml:space="preserve"> of the Congo,DRC,Ghana,Gabon,Kenya,Reunion,Madagascar,Malawi,Morocco,Nigeria,Tanzania,Tunisia,Uganda,Chad",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continentCode</w:t>
            </w:r>
            <w:proofErr w:type="spellEnd"/>
            <w:r>
              <w:t>": 7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},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......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],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"Asia": [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skuid</w:t>
            </w:r>
            <w:proofErr w:type="spellEnd"/>
            <w:r>
              <w:t>": 40,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countryCode</w:t>
            </w:r>
            <w:proofErr w:type="spellEnd"/>
            <w:r>
              <w:t>": 158,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</w:t>
            </w:r>
            <w:proofErr w:type="spellStart"/>
            <w:r>
              <w:t>imageUrl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/phoneImage/202009//5d1441b1-ff81-4104-812a-31124ccb455c.jpg",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"display": "</w:t>
            </w:r>
            <w:proofErr w:type="spellStart"/>
            <w:r>
              <w:t>China.Taiwan</w:t>
            </w:r>
            <w:proofErr w:type="spellEnd"/>
            <w:r>
              <w:t>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"note": null,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    "search": "</w:t>
            </w:r>
            <w:proofErr w:type="spellStart"/>
            <w:r>
              <w:t>China.Taiwan</w:t>
            </w:r>
            <w:proofErr w:type="spellEnd"/>
            <w:r>
              <w:t>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lastRenderedPageBreak/>
              <w:t xml:space="preserve">                "</w:t>
            </w:r>
            <w:proofErr w:type="spellStart"/>
            <w:r>
              <w:t>continentCode</w:t>
            </w:r>
            <w:proofErr w:type="spellEnd"/>
            <w:r>
              <w:t>": 1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},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    ......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],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    ......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rPr>
                <w:rFonts w:ascii="Tw Cen MT Condensed Extra Bold" w:hAnsi="Tw Cen MT Condensed Extra Bold" w:cs="Tw Cen MT Condensed Extra Bold"/>
                <w:color w:val="000000"/>
                <w:sz w:val="27"/>
                <w:szCs w:val="27"/>
              </w:rPr>
            </w:pPr>
            <w:r>
              <w:t>}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116" w:name="_Toc7826"/>
      <w:r>
        <w:rPr>
          <w:rFonts w:eastAsia="SimSun"/>
        </w:rPr>
        <w:lastRenderedPageBreak/>
        <w:t>Physical SIM</w:t>
      </w:r>
      <w:r>
        <w:rPr>
          <w:rFonts w:eastAsia="SimSun" w:hint="eastAsia"/>
        </w:rPr>
        <w:t>-</w:t>
      </w:r>
      <w:r>
        <w:t xml:space="preserve"> </w:t>
      </w:r>
      <w:r>
        <w:rPr>
          <w:rFonts w:eastAsia="SimSun"/>
        </w:rPr>
        <w:t xml:space="preserve">Get the list of supported packages based on </w:t>
      </w:r>
      <w:proofErr w:type="spellStart"/>
      <w:r>
        <w:rPr>
          <w:rFonts w:eastAsia="SimSun"/>
        </w:rPr>
        <w:t>dpId</w:t>
      </w:r>
      <w:proofErr w:type="spellEnd"/>
      <w:r>
        <w:rPr>
          <w:rFonts w:eastAsia="SimSun"/>
        </w:rPr>
        <w:t xml:space="preserve"> and </w:t>
      </w:r>
      <w:proofErr w:type="spellStart"/>
      <w:r>
        <w:rPr>
          <w:rFonts w:eastAsia="SimSun"/>
        </w:rPr>
        <w:t>skuId</w:t>
      </w:r>
      <w:bookmarkEnd w:id="116"/>
      <w:proofErr w:type="spellEnd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17" w:name="_Toc6628"/>
      <w:r>
        <w:rPr>
          <w:rFonts w:ascii="SimSun" w:eastAsia="SimSun" w:hAnsi="SimSun" w:cs="SimSun"/>
        </w:rPr>
        <w:t xml:space="preserve">Interface </w:t>
      </w:r>
      <w:r>
        <w:rPr>
          <w:rFonts w:ascii="SimSun" w:eastAsia="SimSun" w:hAnsi="SimSun" w:cs="SimSun" w:hint="eastAsia"/>
        </w:rPr>
        <w:t>Description</w:t>
      </w:r>
      <w:bookmarkEnd w:id="117"/>
    </w:p>
    <w:p w:rsidR="00B94483" w:rsidRDefault="00496BC2">
      <w:pPr>
        <w:pStyle w:val="Textoindependienteprimerasangra"/>
        <w:ind w:firstLine="480"/>
      </w:pPr>
      <w:r>
        <w:t xml:space="preserve">Get the list of supported packages based on </w:t>
      </w:r>
      <w:proofErr w:type="spellStart"/>
      <w:r>
        <w:t>dpId</w:t>
      </w:r>
      <w:proofErr w:type="spellEnd"/>
      <w:r>
        <w:t xml:space="preserve"> and </w:t>
      </w:r>
      <w:proofErr w:type="spellStart"/>
      <w:r>
        <w:t>skuId</w:t>
      </w:r>
      <w:proofErr w:type="spellEnd"/>
      <w:r>
        <w:rPr>
          <w:rFonts w:hint="eastAsia"/>
        </w:rPr>
        <w:t>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18" w:name="_Toc21901"/>
      <w:r>
        <w:rPr>
          <w:rFonts w:ascii="SimSun" w:eastAsia="SimSun" w:hAnsi="SimSun" w:cs="SimSun" w:hint="eastAsia"/>
        </w:rPr>
        <w:t>Interface constraint</w:t>
      </w:r>
      <w:r>
        <w:rPr>
          <w:rFonts w:ascii="SimSun" w:eastAsia="SimSun" w:hAnsi="SimSun" w:cs="SimSun"/>
        </w:rPr>
        <w:t>s</w:t>
      </w:r>
      <w:bookmarkEnd w:id="118"/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45"/>
        <w:gridCol w:w="1559"/>
        <w:gridCol w:w="1418"/>
        <w:gridCol w:w="3402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4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55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/>
                <w:b/>
                <w:color w:val="000080"/>
              </w:rPr>
              <w:t>description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4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155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3402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45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dpI</w:t>
            </w:r>
            <w:r>
              <w:rPr>
                <w:rFonts w:ascii="Consolas" w:hAnsi="Consolas" w:cs="Consolas" w:hint="eastAsia"/>
                <w:color w:val="000000"/>
              </w:rPr>
              <w:t>d</w:t>
            </w:r>
            <w:proofErr w:type="spellEnd"/>
          </w:p>
        </w:tc>
        <w:tc>
          <w:tcPr>
            <w:tcW w:w="155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I</w:t>
            </w:r>
            <w:r>
              <w:rPr>
                <w:rFonts w:ascii="Shruti" w:hAnsi="Shruti"/>
              </w:rPr>
              <w:t>nteger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  <w:r>
              <w:rPr>
                <w:rFonts w:ascii="Shruti" w:hAnsi="Shruti"/>
              </w:rPr>
              <w:t xml:space="preserve">.12 get the </w:t>
            </w:r>
            <w:proofErr w:type="spellStart"/>
            <w:r>
              <w:rPr>
                <w:rFonts w:ascii="Shruti" w:hAnsi="Shruti"/>
              </w:rPr>
              <w:t>dp</w:t>
            </w:r>
            <w:proofErr w:type="spellEnd"/>
            <w:r>
              <w:rPr>
                <w:rFonts w:ascii="Shruti" w:hAnsi="Shruti"/>
              </w:rPr>
              <w:t xml:space="preserve"> id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3</w:t>
            </w:r>
          </w:p>
        </w:tc>
        <w:tc>
          <w:tcPr>
            <w:tcW w:w="1845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sku</w:t>
            </w:r>
            <w:r>
              <w:rPr>
                <w:rFonts w:ascii="Consolas" w:hAnsi="Consolas" w:cs="Consolas"/>
                <w:color w:val="000000"/>
              </w:rPr>
              <w:t>Id</w:t>
            </w:r>
            <w:proofErr w:type="spellEnd"/>
          </w:p>
        </w:tc>
        <w:tc>
          <w:tcPr>
            <w:tcW w:w="155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imSun" w:hAnsi="SimSun"/>
              </w:rPr>
              <w:t xml:space="preserve">Unique identifier for </w:t>
            </w:r>
            <w:proofErr w:type="spellStart"/>
            <w:r>
              <w:rPr>
                <w:rFonts w:ascii="SimSun" w:hAnsi="SimSun"/>
              </w:rPr>
              <w:t>sku</w:t>
            </w:r>
            <w:proofErr w:type="spellEnd"/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4</w:t>
            </w:r>
          </w:p>
        </w:tc>
        <w:tc>
          <w:tcPr>
            <w:tcW w:w="1845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155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No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19" w:name="_Toc28644"/>
      <w:r>
        <w:rPr>
          <w:rFonts w:ascii="SimSun" w:eastAsia="SimSun" w:hAnsi="SimSun" w:cs="SimSun" w:hint="eastAsia"/>
        </w:rPr>
        <w:t>Interface nam</w:t>
      </w:r>
      <w:r>
        <w:rPr>
          <w:rFonts w:ascii="SimSun" w:eastAsia="SimSun" w:hAnsi="SimSun" w:cs="SimSun"/>
        </w:rPr>
        <w:t>e</w:t>
      </w:r>
      <w:bookmarkEnd w:id="119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/api_esim/getDpSkuSupportPackageInfo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20" w:name="_Toc30301"/>
      <w:r>
        <w:rPr>
          <w:rFonts w:ascii="SimSun" w:eastAsia="SimSun" w:hAnsi="SimSun" w:cs="SimSun" w:hint="eastAsia"/>
        </w:rPr>
        <w:t>Return constraint</w:t>
      </w:r>
      <w:r>
        <w:rPr>
          <w:rFonts w:ascii="SimSun" w:eastAsia="SimSun" w:hAnsi="SimSun" w:cs="SimSun"/>
        </w:rPr>
        <w:t>s</w:t>
      </w:r>
      <w:bookmarkEnd w:id="120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1162"/>
        <w:gridCol w:w="2948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</w:t>
            </w:r>
            <w:r>
              <w:rPr>
                <w:rFonts w:ascii="Shruti" w:hAnsi="Shruti"/>
              </w:rPr>
              <w:t>esponse data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extoindependienteprimerasangra"/>
        <w:ind w:firstLineChars="0" w:firstLine="0"/>
      </w:pPr>
      <w:r>
        <w:t>data field attributes</w:t>
      </w:r>
    </w:p>
    <w:tbl>
      <w:tblPr>
        <w:tblW w:w="8527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74"/>
        <w:gridCol w:w="3402"/>
        <w:gridCol w:w="2551"/>
      </w:tblGrid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skuid</w:t>
            </w:r>
            <w:proofErr w:type="spellEnd"/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Unique identifier for </w:t>
            </w:r>
            <w:proofErr w:type="spellStart"/>
            <w:r>
              <w:rPr>
                <w:rFonts w:ascii="SimSun" w:hAnsi="SimSun"/>
              </w:rPr>
              <w:t>sku</w:t>
            </w:r>
            <w:proofErr w:type="spellEnd"/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d</w:t>
            </w:r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tailId</w:t>
            </w:r>
            <w:proofErr w:type="spellEnd"/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countrycode</w:t>
            </w:r>
            <w:proofErr w:type="spellEnd"/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ountry Code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imageUrl</w:t>
            </w:r>
            <w:proofErr w:type="spellEnd"/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Image address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SKU Chinese Name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dis</w:t>
            </w:r>
            <w:r>
              <w:rPr>
                <w:rFonts w:ascii="SimSun" w:hAnsi="SimSun"/>
              </w:rPr>
              <w:t>playEn</w:t>
            </w:r>
            <w:proofErr w:type="spellEnd"/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SKU English Name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esimPackageVoList</w:t>
            </w:r>
            <w:proofErr w:type="spellEnd"/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Detailed Package Collection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  <w:r>
              <w:rPr>
                <w:rFonts w:ascii="SimSun" w:hAnsi="SimSun"/>
              </w:rPr>
              <w:t>&lt;</w:t>
            </w:r>
            <w:proofErr w:type="spellStart"/>
            <w:r>
              <w:rPr>
                <w:rFonts w:ascii="SimSun" w:hAnsi="SimSun"/>
              </w:rPr>
              <w:t>EsimPackageVo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xpirydate</w:t>
            </w:r>
            <w:proofErr w:type="spellEnd"/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expiry date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</w:t>
            </w:r>
            <w:r>
              <w:rPr>
                <w:rFonts w:ascii="SimSun" w:hAnsi="SimSun"/>
              </w:rPr>
              <w:t>ate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countryImageUrlDtoList</w:t>
            </w:r>
            <w:proofErr w:type="spellEnd"/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List of country icon information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List&lt;</w:t>
            </w:r>
            <w:proofErr w:type="spellStart"/>
            <w:r>
              <w:rPr>
                <w:rFonts w:ascii="SimSun" w:hAnsi="SimSun"/>
              </w:rPr>
              <w:t>CountryImageUrlDto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</w:tbl>
    <w:p w:rsidR="00B94483" w:rsidRDefault="00B94483">
      <w:pPr>
        <w:pStyle w:val="Textoindependienteprimerasangra"/>
        <w:ind w:firstLineChars="0" w:firstLine="0"/>
        <w:rPr>
          <w:rFonts w:ascii="SimSun" w:eastAsia="SimSun" w:hAnsi="SimSun" w:cs="SimSun"/>
        </w:rPr>
      </w:pPr>
    </w:p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/>
        </w:rPr>
        <w:t xml:space="preserve">Return Format </w:t>
      </w:r>
      <w:proofErr w:type="spellStart"/>
      <w:r>
        <w:rPr>
          <w:rFonts w:ascii="SimSun" w:eastAsia="SimSun" w:hAnsi="SimSun" w:cs="SimSun"/>
        </w:rPr>
        <w:t>EsimPackageVo</w:t>
      </w:r>
      <w:proofErr w:type="spellEnd"/>
      <w:r>
        <w:rPr>
          <w:rFonts w:ascii="SimSun" w:eastAsia="SimSun" w:hAnsi="SimSun" w:cs="SimSun"/>
        </w:rPr>
        <w:t xml:space="preserve"> Field Attributes</w:t>
      </w:r>
    </w:p>
    <w:tbl>
      <w:tblPr>
        <w:tblW w:w="8669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2"/>
        <w:gridCol w:w="4253"/>
        <w:gridCol w:w="1984"/>
      </w:tblGrid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flows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Number of package traffic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days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Number of days the package is valid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unit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unit of flow: GB/MB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rice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Price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Double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riceid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Unique Identification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flowType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Renewable or not: 0 - Yes, 1 - No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howName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name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id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remark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Description Info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networkVos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network support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List&lt;</w:t>
            </w:r>
            <w:proofErr w:type="spellStart"/>
            <w:r>
              <w:rPr>
                <w:rFonts w:ascii="SimSun" w:hAnsi="SimSun"/>
              </w:rPr>
              <w:t>NetworkVo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lastRenderedPageBreak/>
              <w:t>s</w:t>
            </w:r>
            <w:r>
              <w:rPr>
                <w:rFonts w:ascii="SimSun" w:hAnsi="SimSun"/>
              </w:rPr>
              <w:t>upportDaypass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Type:</w:t>
            </w:r>
            <w:r>
              <w:rPr>
                <w:rFonts w:ascii="SimSun" w:hAnsi="SimSun" w:hint="eastAsia"/>
              </w:rPr>
              <w:t xml:space="preserve"> </w:t>
            </w:r>
            <w:r>
              <w:rPr>
                <w:rFonts w:ascii="SimSun" w:hAnsi="SimSun"/>
              </w:rPr>
              <w:t>0-Normal Package</w:t>
            </w:r>
            <w:r>
              <w:rPr>
                <w:rFonts w:ascii="SimSun" w:hAnsi="SimSun" w:hint="eastAsia"/>
              </w:rPr>
              <w:t>，</w:t>
            </w:r>
            <w:r>
              <w:rPr>
                <w:rFonts w:ascii="SimSun" w:hAnsi="SimSun" w:hint="eastAsia"/>
              </w:rPr>
              <w:t>1</w:t>
            </w:r>
            <w:r>
              <w:rPr>
                <w:rFonts w:ascii="SimSun" w:hAnsi="SimSun"/>
              </w:rPr>
              <w:t>-</w:t>
            </w:r>
            <w:r>
              <w:rPr>
                <w:rFonts w:ascii="SimSun" w:hAnsi="SimSun" w:hint="eastAsia"/>
              </w:rPr>
              <w:t>Daypass</w:t>
            </w:r>
            <w:r>
              <w:rPr>
                <w:rFonts w:ascii="SimSun" w:hAnsi="SimSun"/>
              </w:rPr>
              <w:t xml:space="preserve"> Package</w:t>
            </w:r>
            <w:r>
              <w:rPr>
                <w:rFonts w:ascii="SimSun" w:hAnsi="SimSun" w:hint="eastAsia"/>
              </w:rPr>
              <w:t>,</w:t>
            </w:r>
            <w:r>
              <w:rPr>
                <w:rFonts w:ascii="SimSun" w:hAnsi="SimSun"/>
              </w:rPr>
              <w:t xml:space="preserve"> 2-Enumeration packages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penCardFee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opening fee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in</w:t>
            </w:r>
            <w:r>
              <w:rPr>
                <w:rFonts w:ascii="SimSun" w:hAnsi="SimSun" w:hint="eastAsia"/>
              </w:rPr>
              <w:t>Day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Minimum number of </w:t>
            </w:r>
            <w:proofErr w:type="spellStart"/>
            <w:r>
              <w:rPr>
                <w:rFonts w:ascii="SimSun" w:hAnsi="SimSun"/>
              </w:rPr>
              <w:t>days,Package</w:t>
            </w:r>
            <w:proofErr w:type="spellEnd"/>
            <w:r>
              <w:rPr>
                <w:rFonts w:ascii="SimSun" w:hAnsi="SimSun"/>
              </w:rPr>
              <w:t xml:space="preserve"> Type = 2, required field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ingleDiscountDay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Number of days for single discount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ingleDiscount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Single Discount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axDiscount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Maximum Discount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axDay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Maximum number of days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ustDate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Date required: 1-Required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apiCpde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Unique identifier for the package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</w:tr>
    </w:tbl>
    <w:p w:rsidR="00B94483" w:rsidRDefault="00B94483">
      <w:pPr>
        <w:pStyle w:val="Textoindependienteprimerasangra"/>
        <w:ind w:firstLineChars="0" w:firstLine="0"/>
        <w:rPr>
          <w:rFonts w:ascii="SimSun" w:eastAsia="SimSun" w:hAnsi="SimSun" w:cs="SimSun"/>
        </w:rPr>
      </w:pPr>
    </w:p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/>
        </w:rPr>
        <w:t xml:space="preserve">Return Format </w:t>
      </w:r>
      <w:proofErr w:type="spellStart"/>
      <w:r>
        <w:rPr>
          <w:rFonts w:ascii="SimSun" w:eastAsia="SimSun" w:hAnsi="SimSun" w:cs="SimSun"/>
        </w:rPr>
        <w:t>CountryImageUrlDto</w:t>
      </w:r>
      <w:proofErr w:type="spellEnd"/>
      <w:r>
        <w:rPr>
          <w:rFonts w:ascii="SimSun" w:eastAsia="SimSun" w:hAnsi="SimSun" w:cs="SimSun"/>
        </w:rPr>
        <w:t xml:space="preserve"> Field Properties</w:t>
      </w:r>
    </w:p>
    <w:tbl>
      <w:tblPr>
        <w:tblW w:w="8811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6"/>
        <w:gridCol w:w="3685"/>
        <w:gridCol w:w="2410"/>
      </w:tblGrid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imageUrl</w:t>
            </w:r>
            <w:proofErr w:type="spellEnd"/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Country icon address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countrycode</w:t>
            </w:r>
            <w:proofErr w:type="spellEnd"/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Country</w:t>
            </w:r>
            <w:r>
              <w:rPr>
                <w:rFonts w:ascii="SimSun" w:hAnsi="SimSun"/>
              </w:rPr>
              <w:t xml:space="preserve"> Code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name</w:t>
            </w:r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name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n</w:t>
            </w:r>
            <w:r>
              <w:rPr>
                <w:rFonts w:ascii="SimSun" w:hAnsi="SimSun"/>
              </w:rPr>
              <w:t>ameEn</w:t>
            </w:r>
            <w:proofErr w:type="spellEnd"/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nglish Name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  <w:rPr>
          <w:rFonts w:ascii="SimSun" w:eastAsia="SimSun" w:hAnsi="SimSun" w:cs="SimSun"/>
        </w:rPr>
      </w:pPr>
    </w:p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/>
        </w:rPr>
        <w:t xml:space="preserve">Return Format </w:t>
      </w:r>
      <w:proofErr w:type="spellStart"/>
      <w:r>
        <w:rPr>
          <w:rFonts w:ascii="SimSun" w:eastAsia="SimSun" w:hAnsi="SimSun" w:cs="SimSun"/>
        </w:rPr>
        <w:t>NetworkVo</w:t>
      </w:r>
      <w:proofErr w:type="spellEnd"/>
      <w:r>
        <w:rPr>
          <w:rFonts w:ascii="SimSun" w:eastAsia="SimSun" w:hAnsi="SimSun" w:cs="SimSun"/>
        </w:rPr>
        <w:t xml:space="preserve"> Field Properties</w:t>
      </w:r>
    </w:p>
    <w:tbl>
      <w:tblPr>
        <w:tblW w:w="8811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6"/>
        <w:gridCol w:w="3685"/>
        <w:gridCol w:w="2410"/>
      </w:tblGrid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t</w:t>
            </w:r>
            <w:r>
              <w:rPr>
                <w:rFonts w:ascii="SimSun" w:hAnsi="SimSun" w:hint="eastAsia"/>
              </w:rPr>
              <w:t>ype</w:t>
            </w:r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Network type: 0-3G 1-LTE 2-5G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operator</w:t>
            </w:r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operator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namecn</w:t>
            </w:r>
            <w:proofErr w:type="spellEnd"/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n</w:t>
            </w:r>
            <w:r>
              <w:rPr>
                <w:rFonts w:ascii="SimSun" w:hAnsi="SimSun"/>
              </w:rPr>
              <w:t>ame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countryCode</w:t>
            </w:r>
            <w:proofErr w:type="spellEnd"/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ountry Code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21" w:name="_Toc27175"/>
      <w:r>
        <w:rPr>
          <w:rFonts w:ascii="SimSun" w:eastAsia="SimSun" w:hAnsi="SimSun" w:cs="SimSun" w:hint="eastAsia"/>
        </w:rPr>
        <w:t>Return For</w:t>
      </w:r>
      <w:r>
        <w:rPr>
          <w:rFonts w:ascii="SimSun" w:eastAsia="SimSun" w:hAnsi="SimSun" w:cs="SimSun"/>
        </w:rPr>
        <w:t>m</w:t>
      </w:r>
      <w:bookmarkEnd w:id="121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</w:t>
            </w:r>
            <w:r>
              <w:t>uccess</w:t>
            </w:r>
            <w:r>
              <w:rPr>
                <w:rFonts w:hint="eastAsia"/>
              </w:rPr>
              <w:t>：</w:t>
            </w:r>
          </w:p>
          <w:p w:rsidR="00B94483" w:rsidRDefault="00496BC2">
            <w:r>
              <w:lastRenderedPageBreak/>
              <w:t>{</w:t>
            </w:r>
          </w:p>
          <w:p w:rsidR="00B94483" w:rsidRDefault="00496BC2">
            <w:r>
              <w:t xml:space="preserve">    "code": "0",</w:t>
            </w:r>
          </w:p>
          <w:p w:rsidR="00B94483" w:rsidRDefault="00496BC2">
            <w:r>
              <w:t xml:space="preserve">    "message": "</w:t>
            </w:r>
            <w:r>
              <w:rPr>
                <w:rFonts w:hint="eastAsia"/>
              </w:rPr>
              <w:t>s</w:t>
            </w:r>
            <w:r>
              <w:t>uccess",</w:t>
            </w:r>
          </w:p>
          <w:p w:rsidR="00B94483" w:rsidRDefault="00496BC2">
            <w:r>
              <w:t xml:space="preserve">    "data": {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skuid</w:t>
            </w:r>
            <w:proofErr w:type="spellEnd"/>
            <w:r>
              <w:t>": 34,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detailId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countrycode</w:t>
            </w:r>
            <w:proofErr w:type="spellEnd"/>
            <w:r>
              <w:t>": "586",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imageUrl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/phoneImage/202009//0cb39400-da92-4048-a14d-d1e3c540cbd5.jpg",</w:t>
            </w:r>
          </w:p>
          <w:p w:rsidR="00B94483" w:rsidRDefault="00496BC2">
            <w:r>
              <w:t xml:space="preserve">        "display": "巴基斯坦",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displayEn</w:t>
            </w:r>
            <w:proofErr w:type="spellEnd"/>
            <w:r>
              <w:t>": "Pakistan",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esimPackageVoList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{</w:t>
            </w:r>
          </w:p>
          <w:p w:rsidR="00B94483" w:rsidRDefault="00496BC2">
            <w:r>
              <w:t xml:space="preserve">                "flows": 1,</w:t>
            </w:r>
          </w:p>
          <w:p w:rsidR="00B94483" w:rsidRDefault="00496BC2">
            <w:r>
              <w:t xml:space="preserve">                "days": 3,</w:t>
            </w:r>
          </w:p>
          <w:p w:rsidR="00B94483" w:rsidRDefault="00496BC2">
            <w:r>
              <w:t xml:space="preserve">                "unit": "GB",</w:t>
            </w:r>
          </w:p>
          <w:p w:rsidR="00B94483" w:rsidRDefault="00496BC2">
            <w:r>
              <w:t xml:space="preserve">                "price": 1.43,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priceid</w:t>
            </w:r>
            <w:proofErr w:type="spellEnd"/>
            <w:r>
              <w:t>": 6042,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flowType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countryImageUrlDtoList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showName</w:t>
            </w:r>
            <w:proofErr w:type="spellEnd"/>
            <w:r>
              <w:t>": "1GB/3days",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pid</w:t>
            </w:r>
            <w:proofErr w:type="spellEnd"/>
            <w:r>
              <w:t>": 918,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premark</w:t>
            </w:r>
            <w:proofErr w:type="spellEnd"/>
            <w:r>
              <w:t>": "Plan type: Data only&lt;</w:t>
            </w:r>
            <w:proofErr w:type="spellStart"/>
            <w:r>
              <w:t>br</w:t>
            </w:r>
            <w:proofErr w:type="spellEnd"/>
            <w:r>
              <w:t>&gt;\</w:t>
            </w:r>
            <w:proofErr w:type="spellStart"/>
            <w:r>
              <w:t>nAPN</w:t>
            </w:r>
            <w:proofErr w:type="spellEnd"/>
            <w:r>
              <w:t>: internet&lt;</w:t>
            </w:r>
            <w:proofErr w:type="spellStart"/>
            <w:r>
              <w:t>br</w:t>
            </w:r>
            <w:proofErr w:type="spellEnd"/>
            <w:r>
              <w:t>&gt;\</w:t>
            </w:r>
            <w:proofErr w:type="spellStart"/>
            <w:r>
              <w:t>nActivation</w:t>
            </w:r>
            <w:proofErr w:type="spellEnd"/>
            <w:r>
              <w:t xml:space="preserve"> Policy: The validity period starts when you turn on roaming and the </w:t>
            </w:r>
            <w:proofErr w:type="spellStart"/>
            <w:r>
              <w:t>eSIM</w:t>
            </w:r>
            <w:proofErr w:type="spellEnd"/>
            <w:r>
              <w:t xml:space="preserve"> connects to any supported </w:t>
            </w:r>
            <w:proofErr w:type="gramStart"/>
            <w:r>
              <w:t>network.&lt;</w:t>
            </w:r>
            <w:proofErr w:type="spellStart"/>
            <w:proofErr w:type="gramEnd"/>
            <w:r>
              <w:t>br</w:t>
            </w:r>
            <w:proofErr w:type="spellEnd"/>
            <w:r>
              <w:t>&gt;\</w:t>
            </w:r>
            <w:proofErr w:type="spellStart"/>
            <w:r>
              <w:t>nCancellation</w:t>
            </w:r>
            <w:proofErr w:type="spellEnd"/>
            <w:r>
              <w:t xml:space="preserve"> policy: Order </w:t>
            </w:r>
            <w:proofErr w:type="spellStart"/>
            <w:r>
              <w:t>can not</w:t>
            </w:r>
            <w:proofErr w:type="spellEnd"/>
            <w:r>
              <w:t xml:space="preserve"> be cancelled or refunded once the \"install </w:t>
            </w:r>
            <w:proofErr w:type="spellStart"/>
            <w:r>
              <w:t>eSIM</w:t>
            </w:r>
            <w:proofErr w:type="spellEnd"/>
            <w:r>
              <w:t>\" button is clicked.",</w:t>
            </w:r>
          </w:p>
          <w:p w:rsidR="00B94483" w:rsidRDefault="00496BC2">
            <w:r>
              <w:t xml:space="preserve">                "overlay": null,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expireDays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networkVos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        {</w:t>
            </w:r>
          </w:p>
          <w:p w:rsidR="00B94483" w:rsidRDefault="00496BC2">
            <w:r>
              <w:t xml:space="preserve">                        "</w:t>
            </w:r>
            <w:proofErr w:type="spellStart"/>
            <w:r>
              <w:t>countryCode</w:t>
            </w:r>
            <w:proofErr w:type="spellEnd"/>
            <w:r>
              <w:t>": 586,</w:t>
            </w:r>
          </w:p>
          <w:p w:rsidR="00B94483" w:rsidRDefault="00496BC2">
            <w:r>
              <w:lastRenderedPageBreak/>
              <w:t xml:space="preserve">                        "type": "LTE",</w:t>
            </w:r>
          </w:p>
          <w:p w:rsidR="00B94483" w:rsidRDefault="00496BC2">
            <w:r>
              <w:t xml:space="preserve">                        "operator": "Mobilink",</w:t>
            </w:r>
          </w:p>
          <w:p w:rsidR="00B94483" w:rsidRDefault="00496BC2">
            <w:r>
              <w:t xml:space="preserve">                        "name": "Pakistan"</w:t>
            </w:r>
          </w:p>
          <w:p w:rsidR="00B94483" w:rsidRDefault="00496BC2">
            <w:r>
              <w:t xml:space="preserve">                    }</w:t>
            </w:r>
          </w:p>
          <w:p w:rsidR="00B94483" w:rsidRDefault="00496BC2">
            <w:r>
              <w:t xml:space="preserve">                ],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supportDaypass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openCardFee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minDay</w:t>
            </w:r>
            <w:proofErr w:type="spellEnd"/>
            <w:r>
              <w:t>": 3,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singleDiscountDay</w:t>
            </w:r>
            <w:proofErr w:type="spellEnd"/>
            <w:r>
              <w:t>": 3,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singleDiscount</w:t>
            </w:r>
            <w:proofErr w:type="spellEnd"/>
            <w:r>
              <w:t>": 1,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maxDiscount</w:t>
            </w:r>
            <w:proofErr w:type="spellEnd"/>
            <w:r>
              <w:t>": 15,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maxDay</w:t>
            </w:r>
            <w:proofErr w:type="spellEnd"/>
            <w:r>
              <w:t>": 30,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mustDate</w:t>
            </w:r>
            <w:proofErr w:type="spellEnd"/>
            <w:r>
              <w:t>": 0</w:t>
            </w:r>
            <w:r>
              <w:rPr>
                <w:rFonts w:hint="eastAsia"/>
              </w:rPr>
              <w:t>,</w:t>
            </w:r>
          </w:p>
          <w:p w:rsidR="00B94483" w:rsidRDefault="00496BC2">
            <w:r>
              <w:rPr>
                <w:rFonts w:hint="eastAsia"/>
              </w:rPr>
              <w:t xml:space="preserve">                </w:t>
            </w:r>
            <w:r>
              <w:t>“</w:t>
            </w:r>
            <w:r>
              <w:rPr>
                <w:rFonts w:hint="eastAsia"/>
              </w:rPr>
              <w:t>apiCode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586-0-3-1-G</w:t>
            </w:r>
            <w:r>
              <w:t>”</w:t>
            </w:r>
          </w:p>
          <w:p w:rsidR="00B94483" w:rsidRDefault="00496BC2">
            <w:r>
              <w:t xml:space="preserve">            },</w:t>
            </w:r>
          </w:p>
          <w:p w:rsidR="00B94483" w:rsidRDefault="00496BC2">
            <w:r>
              <w:t xml:space="preserve">            ......</w:t>
            </w:r>
          </w:p>
          <w:p w:rsidR="00B94483" w:rsidRDefault="00496BC2">
            <w:r>
              <w:t xml:space="preserve">        ],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supportCountry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expirydate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countryImageUrlDtoList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{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imageUrl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/phoneImage/202404//9d8145c1-49d6-43e7-a035-82bc6ff17245.jpg",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countryCode</w:t>
            </w:r>
            <w:proofErr w:type="spellEnd"/>
            <w:r>
              <w:t>": 586,</w:t>
            </w:r>
          </w:p>
          <w:p w:rsidR="00B94483" w:rsidRDefault="00496BC2">
            <w:r>
              <w:t xml:space="preserve">                "name": "巴基斯坦",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nameEn</w:t>
            </w:r>
            <w:proofErr w:type="spellEnd"/>
            <w:r>
              <w:t>": "Pakistan"</w:t>
            </w:r>
          </w:p>
          <w:p w:rsidR="00B94483" w:rsidRDefault="00496BC2">
            <w:r>
              <w:t xml:space="preserve">            }</w:t>
            </w:r>
          </w:p>
          <w:p w:rsidR="00B94483" w:rsidRDefault="00496BC2">
            <w:r>
              <w:t xml:space="preserve">        ]</w:t>
            </w:r>
          </w:p>
          <w:p w:rsidR="00B94483" w:rsidRDefault="00496BC2">
            <w:r>
              <w:t xml:space="preserve">    }</w:t>
            </w:r>
          </w:p>
          <w:p w:rsidR="00B94483" w:rsidRDefault="00496BC2">
            <w:r>
              <w:t>}</w:t>
            </w:r>
          </w:p>
        </w:tc>
      </w:tr>
    </w:tbl>
    <w:p w:rsidR="00B94483" w:rsidRDefault="00496BC2">
      <w:pPr>
        <w:pStyle w:val="Ttulo2"/>
        <w:pageBreakBefore/>
        <w:spacing w:line="416" w:lineRule="auto"/>
        <w:ind w:left="578" w:hanging="578"/>
        <w:rPr>
          <w:rFonts w:eastAsia="SimSun"/>
        </w:rPr>
      </w:pPr>
      <w:bookmarkStart w:id="122" w:name="_Toc8727"/>
      <w:r>
        <w:rPr>
          <w:rFonts w:eastAsia="SimSun" w:hint="eastAsia"/>
        </w:rPr>
        <w:lastRenderedPageBreak/>
        <w:t>Get SKUs supported by ICCID</w:t>
      </w:r>
      <w:bookmarkEnd w:id="122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23" w:name="_Toc1417"/>
      <w:r>
        <w:rPr>
          <w:rFonts w:ascii="SimSun" w:eastAsia="SimSun" w:hAnsi="SimSun" w:cs="SimSun" w:hint="eastAsia"/>
        </w:rPr>
        <w:t>Interface Description</w:t>
      </w:r>
      <w:bookmarkEnd w:id="123"/>
    </w:p>
    <w:p w:rsidR="00B94483" w:rsidRDefault="00496BC2">
      <w:pPr>
        <w:pStyle w:val="Textoindependienteprimerasangra"/>
        <w:ind w:firstLine="480"/>
      </w:pPr>
      <w:r>
        <w:rPr>
          <w:rFonts w:hint="eastAsia"/>
        </w:rPr>
        <w:t>Get SKUs supported by ICCID.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24" w:name="_Toc10719"/>
      <w:r>
        <w:rPr>
          <w:rFonts w:ascii="SimSun" w:eastAsia="SimSun" w:hAnsi="SimSun" w:cs="SimSun" w:hint="eastAsia"/>
        </w:rPr>
        <w:t>Interface constraints</w:t>
      </w:r>
      <w:bookmarkEnd w:id="124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436"/>
        <w:gridCol w:w="2291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436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291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43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291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iccid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43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291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436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Parameter signature</w:t>
            </w:r>
          </w:p>
        </w:tc>
        <w:tc>
          <w:tcPr>
            <w:tcW w:w="2291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25" w:name="_Toc16266"/>
      <w:r>
        <w:rPr>
          <w:rFonts w:ascii="SimSun" w:eastAsia="SimSun" w:hAnsi="SimSun" w:cs="SimSun" w:hint="eastAsia"/>
        </w:rPr>
        <w:t>Interface name</w:t>
      </w:r>
      <w:bookmarkEnd w:id="125"/>
    </w:p>
    <w:p w:rsidR="00B94483" w:rsidRDefault="00496BC2">
      <w:pPr>
        <w:pStyle w:val="Textoindependienteprimerasangra"/>
        <w:ind w:firstLineChars="0" w:firstLine="420"/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</w:t>
      </w:r>
      <w:r>
        <w:rPr>
          <w:rFonts w:hint="eastAsia"/>
        </w:rPr>
        <w:t>getICCIDSupportSkuInfo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26" w:name="_Toc27253"/>
      <w:r>
        <w:rPr>
          <w:rFonts w:ascii="SimSun" w:eastAsia="SimSun" w:hAnsi="SimSun" w:cs="SimSun" w:hint="eastAsia"/>
        </w:rPr>
        <w:t>Return constraints</w:t>
      </w:r>
      <w:bookmarkEnd w:id="126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321"/>
        <w:gridCol w:w="1418"/>
        <w:gridCol w:w="1417"/>
        <w:gridCol w:w="2693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321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417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693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321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41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69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321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41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69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3</w:t>
            </w:r>
          </w:p>
        </w:tc>
        <w:tc>
          <w:tcPr>
            <w:tcW w:w="2321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41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69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rPr>
          <w:rFonts w:hint="eastAsia"/>
        </w:rPr>
        <w:t>The content data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skuid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Sku</w:t>
            </w:r>
            <w:proofErr w:type="spellEnd"/>
            <w:r>
              <w:rPr>
                <w:rFonts w:ascii="SimSun" w:hAnsi="SimSun"/>
              </w:rPr>
              <w:t xml:space="preserve"> coding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Sku</w:t>
            </w:r>
            <w:proofErr w:type="spellEnd"/>
            <w:r>
              <w:rPr>
                <w:rFonts w:ascii="SimSun" w:hAnsi="SimSun"/>
              </w:rPr>
              <w:t xml:space="preserve"> display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countryCode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Country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27" w:name="_Toc2592"/>
      <w:r>
        <w:rPr>
          <w:rFonts w:ascii="SimSun" w:eastAsia="SimSun" w:hAnsi="SimSun" w:cs="SimSun" w:hint="eastAsia"/>
        </w:rPr>
        <w:t>Return Form</w:t>
      </w:r>
      <w:bookmarkEnd w:id="127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success：</w:t>
            </w:r>
            <w:r>
              <w:t>{"code": "0",</w:t>
            </w:r>
            <w:r>
              <w:rPr>
                <w:rFonts w:hint="eastAsia"/>
              </w:rPr>
              <w:t>"message": "success",</w:t>
            </w:r>
          </w:p>
          <w:p w:rsidR="00B94483" w:rsidRDefault="00496BC2">
            <w:r>
              <w:t xml:space="preserve">    "data": [</w:t>
            </w:r>
          </w:p>
          <w:p w:rsidR="00B94483" w:rsidRDefault="00496BC2">
            <w:r>
              <w:t xml:space="preserve">        </w:t>
            </w:r>
            <w:r>
              <w:rPr>
                <w:rFonts w:hint="eastAsia"/>
              </w:rPr>
              <w:t>{</w:t>
            </w:r>
          </w:p>
          <w:p w:rsidR="00B94483" w:rsidRDefault="00496BC2"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skuid</w:t>
            </w:r>
            <w:proofErr w:type="spellEnd"/>
            <w:r>
              <w:rPr>
                <w:rFonts w:hint="eastAsia"/>
              </w:rPr>
              <w:t>": 124,</w:t>
            </w:r>
          </w:p>
          <w:p w:rsidR="00B94483" w:rsidRDefault="00496BC2">
            <w:r>
              <w:rPr>
                <w:rFonts w:hint="eastAsia"/>
              </w:rPr>
              <w:t xml:space="preserve">            "display": "Asia 30",</w:t>
            </w:r>
          </w:p>
          <w:p w:rsidR="00B94483" w:rsidRDefault="00496BC2"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countryCode</w:t>
            </w:r>
            <w:proofErr w:type="spellEnd"/>
            <w:r>
              <w:rPr>
                <w:rFonts w:hint="eastAsia"/>
              </w:rPr>
              <w:t>": "99115"</w:t>
            </w:r>
          </w:p>
          <w:p w:rsidR="00B94483" w:rsidRDefault="00496BC2">
            <w:r>
              <w:rPr>
                <w:rFonts w:hint="eastAsia"/>
              </w:rPr>
              <w:t xml:space="preserve">        },</w:t>
            </w:r>
          </w:p>
          <w:p w:rsidR="00B94483" w:rsidRDefault="00496BC2">
            <w:r>
              <w:rPr>
                <w:rFonts w:hint="eastAsia"/>
              </w:rPr>
              <w:t xml:space="preserve">        {</w:t>
            </w:r>
          </w:p>
          <w:p w:rsidR="00B94483" w:rsidRDefault="00496BC2"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skuid</w:t>
            </w:r>
            <w:proofErr w:type="spellEnd"/>
            <w:r>
              <w:rPr>
                <w:rFonts w:hint="eastAsia"/>
              </w:rPr>
              <w:t>": 123,</w:t>
            </w:r>
          </w:p>
          <w:p w:rsidR="00B94483" w:rsidRDefault="00496BC2">
            <w:r>
              <w:rPr>
                <w:rFonts w:hint="eastAsia"/>
              </w:rPr>
              <w:t xml:space="preserve">            "display": "Asia 4",</w:t>
            </w:r>
          </w:p>
          <w:p w:rsidR="00B94483" w:rsidRDefault="00496BC2"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countryCode</w:t>
            </w:r>
            <w:proofErr w:type="spellEnd"/>
            <w:r>
              <w:rPr>
                <w:rFonts w:hint="eastAsia"/>
              </w:rPr>
              <w:t>": "99112"</w:t>
            </w:r>
          </w:p>
          <w:p w:rsidR="00B94483" w:rsidRDefault="00496BC2">
            <w:r>
              <w:rPr>
                <w:rFonts w:hint="eastAsia"/>
              </w:rPr>
              <w:t xml:space="preserve">        },</w:t>
            </w:r>
          </w:p>
          <w:p w:rsidR="00B94483" w:rsidRDefault="00496BC2">
            <w:pPr>
              <w:ind w:firstLineChars="400" w:firstLine="960"/>
            </w:pPr>
            <w:r>
              <w:rPr>
                <w:rFonts w:hint="eastAsia"/>
              </w:rPr>
              <w:t>......</w:t>
            </w:r>
          </w:p>
          <w:p w:rsidR="00B94483" w:rsidRDefault="00496BC2">
            <w:r>
              <w:t xml:space="preserve">    ]</w:t>
            </w:r>
          </w:p>
          <w:p w:rsidR="00B94483" w:rsidRDefault="00496BC2">
            <w:r>
              <w:t>}</w:t>
            </w:r>
          </w:p>
          <w:p w:rsidR="00B94483" w:rsidRDefault="00496BC2">
            <w:r>
              <w:rPr>
                <w:rFonts w:hint="eastAsia"/>
              </w:rPr>
              <w:t>fail：</w:t>
            </w:r>
            <w:r>
              <w:t xml:space="preserve">{"code":-1,"message":"token </w:t>
            </w:r>
            <w:proofErr w:type="spellStart"/>
            <w:r>
              <w:t>expire","data</w:t>
            </w:r>
            <w:proofErr w:type="spellEnd"/>
            <w:r>
              <w:t>" : ""}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128" w:name="_Toc23877"/>
      <w:r>
        <w:rPr>
          <w:rFonts w:eastAsia="SimSun" w:hint="eastAsia"/>
        </w:rPr>
        <w:lastRenderedPageBreak/>
        <w:t>Get SKU groups supported by ICCID</w:t>
      </w:r>
      <w:bookmarkEnd w:id="128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29" w:name="_Toc21271"/>
      <w:r>
        <w:rPr>
          <w:rFonts w:ascii="SimSun" w:eastAsia="SimSun" w:hAnsi="SimSun" w:cs="SimSun" w:hint="eastAsia"/>
        </w:rPr>
        <w:t>Interface Description</w:t>
      </w:r>
      <w:bookmarkEnd w:id="129"/>
    </w:p>
    <w:p w:rsidR="00B94483" w:rsidRDefault="00496BC2">
      <w:pPr>
        <w:pStyle w:val="Textoindependienteprimerasangra"/>
        <w:ind w:firstLineChars="0" w:firstLine="420"/>
      </w:pPr>
      <w:r>
        <w:rPr>
          <w:rFonts w:hint="eastAsia"/>
        </w:rPr>
        <w:t>Get SKU groups supported by ICCID.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30" w:name="_Toc21204"/>
      <w:r>
        <w:rPr>
          <w:rFonts w:ascii="SimSun" w:eastAsia="SimSun" w:hAnsi="SimSun" w:cs="SimSun" w:hint="eastAsia"/>
        </w:rPr>
        <w:t>Interface constraints</w:t>
      </w:r>
      <w:bookmarkEnd w:id="130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278"/>
        <w:gridCol w:w="2449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44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iccid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31" w:name="_Toc25394"/>
      <w:r>
        <w:rPr>
          <w:rFonts w:ascii="SimSun" w:eastAsia="SimSun" w:hAnsi="SimSun" w:cs="SimSun" w:hint="eastAsia"/>
        </w:rPr>
        <w:t>Interface name</w:t>
      </w:r>
      <w:bookmarkEnd w:id="131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</w:t>
      </w:r>
      <w:r>
        <w:rPr>
          <w:rFonts w:hint="eastAsia"/>
        </w:rPr>
        <w:t>getICCIDSkuInfoByGroup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32" w:name="_Toc10693"/>
      <w:r>
        <w:rPr>
          <w:rFonts w:ascii="SimSun" w:eastAsia="SimSun" w:hAnsi="SimSun" w:cs="SimSun" w:hint="eastAsia"/>
        </w:rPr>
        <w:t>Return constraints</w:t>
      </w:r>
      <w:bookmarkEnd w:id="132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t>data field attribute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continent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continent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</w:t>
            </w:r>
            <w:r>
              <w:rPr>
                <w:rFonts w:ascii="SimSun" w:hAnsi="SimSun" w:hint="eastAsia"/>
              </w:rPr>
              <w:t>ata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/>
              </w:rPr>
              <w:t>sku</w:t>
            </w:r>
            <w:proofErr w:type="spellEnd"/>
            <w:r>
              <w:rPr>
                <w:rFonts w:asciiTheme="minorEastAsia" w:hAnsiTheme="minorEastAsia"/>
              </w:rPr>
              <w:t xml:space="preserve"> collection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Map&lt;String, List&lt;</w:t>
            </w:r>
            <w:proofErr w:type="spellStart"/>
            <w:r>
              <w:rPr>
                <w:rFonts w:ascii="SimSun" w:hAnsi="SimSun"/>
              </w:rPr>
              <w:t>BpmESIMSkuNewDto</w:t>
            </w:r>
            <w:proofErr w:type="spellEnd"/>
            <w:r>
              <w:rPr>
                <w:rFonts w:ascii="SimSun" w:hAnsi="SimSun"/>
              </w:rPr>
              <w:t>&gt;&gt;</w:t>
            </w:r>
            <w:r>
              <w:rPr>
                <w:rFonts w:ascii="SimSun" w:hAnsi="SimSun" w:hint="eastAsia"/>
              </w:rPr>
              <w:t xml:space="preserve"> </w:t>
            </w:r>
          </w:p>
        </w:tc>
      </w:tr>
    </w:tbl>
    <w:p w:rsidR="00B94483" w:rsidRDefault="00B94483">
      <w:pPr>
        <w:pStyle w:val="Textoindependienteprimerasangra"/>
        <w:ind w:firstLine="480"/>
      </w:pPr>
    </w:p>
    <w:p w:rsidR="00B94483" w:rsidRDefault="00496BC2">
      <w:pPr>
        <w:pStyle w:val="Textoindependienteprimerasangra"/>
        <w:ind w:firstLine="480"/>
      </w:pPr>
      <w:r>
        <w:t xml:space="preserve">Returns the </w:t>
      </w:r>
      <w:proofErr w:type="spellStart"/>
      <w:r>
        <w:t>BpmESIMSkuNewDto</w:t>
      </w:r>
      <w:proofErr w:type="spellEnd"/>
      <w:r>
        <w:t xml:space="preserve"> attribute of the format </w:t>
      </w:r>
      <w:proofErr w:type="spellStart"/>
      <w:r>
        <w:t>data.data</w:t>
      </w:r>
      <w:proofErr w:type="spellEnd"/>
      <w:r>
        <w:t xml:space="preserve"> field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skuid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/>
              </w:rPr>
              <w:t>sku</w:t>
            </w:r>
            <w:proofErr w:type="spellEnd"/>
            <w:r>
              <w:rPr>
                <w:rFonts w:asciiTheme="minorEastAsia" w:hAnsiTheme="minorEastAsia"/>
              </w:rPr>
              <w:t xml:space="preserve"> encoding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country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imageUrl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Product icon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Product Chinese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n</w:t>
            </w:r>
            <w:r>
              <w:rPr>
                <w:rFonts w:ascii="SimSun" w:hAnsi="SimSun"/>
              </w:rPr>
              <w:t>ote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product 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earch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search condition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ontinentCode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continent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33" w:name="_Toc15288"/>
      <w:r>
        <w:rPr>
          <w:rFonts w:ascii="SimSun" w:eastAsia="SimSun" w:hAnsi="SimSun" w:cs="SimSun" w:hint="eastAsia"/>
        </w:rPr>
        <w:lastRenderedPageBreak/>
        <w:t>Return Form</w:t>
      </w:r>
      <w:bookmarkEnd w:id="133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</w:t>
            </w:r>
            <w:r>
              <w:t>uccess</w:t>
            </w:r>
            <w:r>
              <w:rPr>
                <w:rFonts w:hint="eastAsia"/>
              </w:rPr>
              <w:t>：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"0",</w:t>
            </w:r>
          </w:p>
          <w:p w:rsidR="00B94483" w:rsidRDefault="00496BC2">
            <w:r>
              <w:rPr>
                <w:rFonts w:hint="eastAsia"/>
              </w:rPr>
              <w:t xml:space="preserve">    "message": "s</w:t>
            </w:r>
            <w:r>
              <w:t>uccess</w:t>
            </w:r>
            <w:r>
              <w:rPr>
                <w:rFonts w:hint="eastAsia"/>
              </w:rPr>
              <w:t>",</w:t>
            </w:r>
          </w:p>
          <w:p w:rsidR="00B94483" w:rsidRDefault="00496BC2">
            <w:r>
              <w:t xml:space="preserve">    "data": {</w:t>
            </w:r>
          </w:p>
          <w:p w:rsidR="00B94483" w:rsidRDefault="00496BC2">
            <w:r>
              <w:t xml:space="preserve">        "continent": [</w:t>
            </w:r>
          </w:p>
          <w:p w:rsidR="00B94483" w:rsidRDefault="00496BC2">
            <w:r>
              <w:t xml:space="preserve">            "Common",</w:t>
            </w:r>
          </w:p>
          <w:p w:rsidR="00B94483" w:rsidRDefault="00496BC2">
            <w:r>
              <w:t xml:space="preserve">            "Asia",</w:t>
            </w:r>
          </w:p>
          <w:p w:rsidR="00B94483" w:rsidRDefault="00496BC2">
            <w:r>
              <w:t xml:space="preserve">             ….,</w:t>
            </w:r>
          </w:p>
          <w:p w:rsidR="00B94483" w:rsidRDefault="00496BC2">
            <w:r>
              <w:t xml:space="preserve">        ],</w:t>
            </w:r>
          </w:p>
          <w:p w:rsidR="00B94483" w:rsidRDefault="00496BC2">
            <w:r>
              <w:t xml:space="preserve">        "data": {</w:t>
            </w:r>
          </w:p>
          <w:p w:rsidR="00B94483" w:rsidRDefault="00496BC2">
            <w:r>
              <w:t xml:space="preserve">            "Common": [</w:t>
            </w:r>
          </w:p>
          <w:p w:rsidR="00B94483" w:rsidRDefault="00496BC2">
            <w:r>
              <w:t xml:space="preserve">                {</w:t>
            </w:r>
          </w:p>
          <w:p w:rsidR="00B94483" w:rsidRDefault="00496BC2">
            <w:r>
              <w:t xml:space="preserve">                    "</w:t>
            </w:r>
            <w:proofErr w:type="spellStart"/>
            <w:r>
              <w:t>skuid</w:t>
            </w:r>
            <w:proofErr w:type="spellEnd"/>
            <w:r>
              <w:t>": 123,</w:t>
            </w:r>
          </w:p>
          <w:p w:rsidR="00B94483" w:rsidRDefault="00496BC2">
            <w:r>
              <w:t xml:space="preserve">                    "</w:t>
            </w:r>
            <w:proofErr w:type="spellStart"/>
            <w:r>
              <w:t>countryCode</w:t>
            </w:r>
            <w:proofErr w:type="spellEnd"/>
            <w:r>
              <w:t>": 99112,</w:t>
            </w:r>
          </w:p>
          <w:p w:rsidR="00B94483" w:rsidRDefault="00496BC2">
            <w:r>
              <w:t xml:space="preserve">                    "</w:t>
            </w:r>
            <w:proofErr w:type="spellStart"/>
            <w:r>
              <w:t>imageUrl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/phoneImage/202309//92529d82-4f15-445d-83ab-0b11bac40faf.jpg",</w:t>
            </w:r>
          </w:p>
          <w:p w:rsidR="00B94483" w:rsidRDefault="00496BC2">
            <w:r>
              <w:t xml:space="preserve">                    "display": "Asia 8 countries",</w:t>
            </w:r>
          </w:p>
          <w:p w:rsidR="00B94483" w:rsidRDefault="00496BC2">
            <w:r>
              <w:rPr>
                <w:rFonts w:hint="eastAsia"/>
              </w:rPr>
              <w:t xml:space="preserve">                    "note": "</w:t>
            </w:r>
            <w:proofErr w:type="spellStart"/>
            <w:r>
              <w:rPr>
                <w:rFonts w:hint="eastAsia"/>
              </w:rPr>
              <w:t>Korea,Cambodia,Malaysia,Thailand,Singapore,Indonesia,Vietnam</w:t>
            </w:r>
            <w:proofErr w:type="spellEnd"/>
            <w:r>
              <w:rPr>
                <w:rFonts w:hint="eastAsia"/>
              </w:rPr>
              <w:t>，Japan",</w:t>
            </w:r>
          </w:p>
          <w:p w:rsidR="00B94483" w:rsidRDefault="00496BC2">
            <w:r>
              <w:t xml:space="preserve">                    "search": "Korea,Cambodia,Malaysia,Japan,Thailand,Singapore,Indonesia,Vietnam",</w:t>
            </w:r>
          </w:p>
          <w:p w:rsidR="00B94483" w:rsidRDefault="00496BC2">
            <w:r>
              <w:t xml:space="preserve">                    "</w:t>
            </w:r>
            <w:proofErr w:type="spellStart"/>
            <w:r>
              <w:t>continentCode</w:t>
            </w:r>
            <w:proofErr w:type="spellEnd"/>
            <w:r>
              <w:t>": 7</w:t>
            </w:r>
          </w:p>
          <w:p w:rsidR="00B94483" w:rsidRDefault="00496BC2">
            <w:r>
              <w:t xml:space="preserve">                }, </w:t>
            </w:r>
          </w:p>
          <w:p w:rsidR="00B94483" w:rsidRDefault="00496BC2">
            <w:r>
              <w:t>….]</w:t>
            </w:r>
          </w:p>
          <w:p w:rsidR="00B94483" w:rsidRDefault="00496BC2">
            <w:r>
              <w:rPr>
                <w:rFonts w:hint="eastAsia"/>
              </w:rPr>
              <w:t xml:space="preserve"> </w:t>
            </w:r>
            <w:r>
              <w:t xml:space="preserve">          "Asia": [</w:t>
            </w:r>
          </w:p>
          <w:p w:rsidR="00B94483" w:rsidRDefault="00496BC2">
            <w:r>
              <w:t xml:space="preserve">                {</w:t>
            </w:r>
          </w:p>
          <w:p w:rsidR="00B94483" w:rsidRDefault="00496BC2">
            <w:r>
              <w:t xml:space="preserve">                    "</w:t>
            </w:r>
            <w:proofErr w:type="spellStart"/>
            <w:r>
              <w:t>skuid</w:t>
            </w:r>
            <w:proofErr w:type="spellEnd"/>
            <w:r>
              <w:t>": 26,</w:t>
            </w:r>
          </w:p>
          <w:p w:rsidR="00B94483" w:rsidRDefault="00496BC2">
            <w:r>
              <w:t xml:space="preserve">                    "</w:t>
            </w:r>
            <w:proofErr w:type="spellStart"/>
            <w:r>
              <w:t>countryCode</w:t>
            </w:r>
            <w:proofErr w:type="spellEnd"/>
            <w:r>
              <w:t>": 392,</w:t>
            </w:r>
          </w:p>
          <w:p w:rsidR="00B94483" w:rsidRDefault="00496BC2">
            <w:r>
              <w:lastRenderedPageBreak/>
              <w:t xml:space="preserve">                    "</w:t>
            </w:r>
            <w:proofErr w:type="spellStart"/>
            <w:r>
              <w:t>imageUrl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/phoneImage/202009//0ac9086d-8ca4-4e60-b8d1-2504ca3ada75.jpg",</w:t>
            </w:r>
          </w:p>
          <w:p w:rsidR="00B94483" w:rsidRDefault="00496BC2">
            <w:r>
              <w:t xml:space="preserve">                    "display": "Japan",</w:t>
            </w:r>
          </w:p>
          <w:p w:rsidR="00B94483" w:rsidRDefault="00496BC2">
            <w:r>
              <w:t xml:space="preserve">                    "note": "Japan",</w:t>
            </w:r>
          </w:p>
          <w:p w:rsidR="00B94483" w:rsidRDefault="00496BC2">
            <w:r>
              <w:t xml:space="preserve">                    "search": "Japan",</w:t>
            </w:r>
          </w:p>
          <w:p w:rsidR="00B94483" w:rsidRDefault="00496BC2">
            <w:r>
              <w:t xml:space="preserve">                    "</w:t>
            </w:r>
            <w:proofErr w:type="spellStart"/>
            <w:r>
              <w:t>continentCode</w:t>
            </w:r>
            <w:proofErr w:type="spellEnd"/>
            <w:r>
              <w:t>": 1</w:t>
            </w:r>
          </w:p>
          <w:p w:rsidR="00B94483" w:rsidRDefault="00496BC2">
            <w:r>
              <w:t xml:space="preserve">                },</w:t>
            </w:r>
          </w:p>
          <w:p w:rsidR="00B94483" w:rsidRDefault="00496BC2">
            <w:r>
              <w:rPr>
                <w:rFonts w:hint="eastAsia"/>
              </w:rPr>
              <w:t xml:space="preserve"> </w:t>
            </w:r>
            <w:r>
              <w:t xml:space="preserve">               …],</w:t>
            </w:r>
          </w:p>
          <w:p w:rsidR="00B94483" w:rsidRDefault="00496BC2">
            <w:r>
              <w:rPr>
                <w:rFonts w:hint="eastAsia"/>
              </w:rPr>
              <w:t xml:space="preserve"> </w:t>
            </w:r>
            <w:r>
              <w:t xml:space="preserve">          …</w:t>
            </w:r>
          </w:p>
          <w:p w:rsidR="00B94483" w:rsidRDefault="00496BC2">
            <w:r>
              <w:t>},</w:t>
            </w:r>
          </w:p>
          <w:p w:rsidR="00B94483" w:rsidRDefault="00496BC2">
            <w:r>
              <w:rPr>
                <w:rFonts w:hint="eastAsia"/>
              </w:rPr>
              <w:t>f</w:t>
            </w:r>
            <w:r>
              <w:t>ail</w:t>
            </w:r>
            <w:r>
              <w:rPr>
                <w:rFonts w:hint="eastAsia"/>
              </w:rPr>
              <w:t>：</w:t>
            </w:r>
          </w:p>
          <w:p w:rsidR="00B94483" w:rsidRDefault="00496BC2">
            <w:r>
              <w:t xml:space="preserve">{"code":-1,"message":"token </w:t>
            </w:r>
            <w:proofErr w:type="spellStart"/>
            <w:r>
              <w:t>expire","data</w:t>
            </w:r>
            <w:proofErr w:type="spellEnd"/>
            <w:r>
              <w:t>" : ""}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-30,</w:t>
            </w:r>
          </w:p>
          <w:p w:rsidR="00B94483" w:rsidRDefault="00496BC2">
            <w:r>
              <w:t xml:space="preserve">    "message": "sign wrong",</w:t>
            </w:r>
          </w:p>
          <w:p w:rsidR="00B94483" w:rsidRDefault="00496BC2">
            <w:r>
              <w:t xml:space="preserve">    "data": "sign wrong"</w:t>
            </w:r>
          </w:p>
          <w:p w:rsidR="00B94483" w:rsidRDefault="00496BC2">
            <w:r>
              <w:t>}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134" w:name="_Toc11975"/>
      <w:r>
        <w:rPr>
          <w:rFonts w:eastAsia="SimSun" w:hint="eastAsia"/>
        </w:rPr>
        <w:lastRenderedPageBreak/>
        <w:t>Get the package details supported by the SKU supported by ICCID</w:t>
      </w:r>
      <w:bookmarkEnd w:id="134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35" w:name="_Toc3349"/>
      <w:r>
        <w:rPr>
          <w:rFonts w:ascii="SimSun" w:eastAsia="SimSun" w:hAnsi="SimSun" w:cs="SimSun" w:hint="eastAsia"/>
        </w:rPr>
        <w:t>Interface Description</w:t>
      </w:r>
      <w:bookmarkEnd w:id="135"/>
    </w:p>
    <w:p w:rsidR="00B94483" w:rsidRDefault="00496BC2">
      <w:pPr>
        <w:pStyle w:val="Textoindependienteprimerasangra"/>
        <w:ind w:firstLine="480"/>
      </w:pPr>
      <w:r>
        <w:rPr>
          <w:rFonts w:hint="eastAsia"/>
        </w:rPr>
        <w:t>Get the package details supported by the SKU supported by ICCID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36" w:name="_Toc29991"/>
      <w:r>
        <w:rPr>
          <w:rFonts w:ascii="SimSun" w:eastAsia="SimSun" w:hAnsi="SimSun" w:cs="SimSun" w:hint="eastAsia"/>
        </w:rPr>
        <w:t>Interface constraints</w:t>
      </w:r>
      <w:bookmarkEnd w:id="136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278"/>
        <w:gridCol w:w="2449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44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iccid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sku</w:t>
            </w:r>
            <w:r>
              <w:rPr>
                <w:rFonts w:ascii="Consolas" w:hAnsi="Consolas" w:cs="Consolas"/>
                <w:color w:val="000000"/>
              </w:rPr>
              <w:t>Id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4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37" w:name="_Toc30634"/>
      <w:r>
        <w:rPr>
          <w:rFonts w:ascii="SimSun" w:eastAsia="SimSun" w:hAnsi="SimSun" w:cs="SimSun" w:hint="eastAsia"/>
        </w:rPr>
        <w:t>Interface name</w:t>
      </w:r>
      <w:bookmarkEnd w:id="137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</w:t>
      </w:r>
      <w:r>
        <w:rPr>
          <w:rFonts w:ascii="Helvetica Neue" w:eastAsia="SimSun" w:hAnsi="Helvetica Neue" w:cs="SimSun" w:hint="eastAsia"/>
          <w:sz w:val="21"/>
          <w:szCs w:val="21"/>
        </w:rPr>
        <w:t>getICCIDSkuSupportPackageInfo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38" w:name="_Toc13545"/>
      <w:r>
        <w:rPr>
          <w:rFonts w:ascii="SimSun" w:eastAsia="SimSun" w:hAnsi="SimSun" w:cs="SimSun" w:hint="eastAsia"/>
        </w:rPr>
        <w:lastRenderedPageBreak/>
        <w:t>Return constraints</w:t>
      </w:r>
      <w:bookmarkEnd w:id="138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rPr>
          <w:rFonts w:hint="eastAsia"/>
        </w:rPr>
        <w:t>The content data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skuid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t>Sku's</w:t>
            </w:r>
            <w:proofErr w:type="spellEnd"/>
            <w:r>
              <w:t xml:space="preserve">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d</w:t>
            </w:r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tailId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Order details 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imageUrl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Product icon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Product name in Chinese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dis</w:t>
            </w:r>
            <w:r>
              <w:rPr>
                <w:rFonts w:ascii="SimSun" w:hAnsi="SimSun"/>
              </w:rPr>
              <w:t>playEn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Product name in English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esim</w:t>
            </w:r>
            <w:r>
              <w:rPr>
                <w:rFonts w:ascii="SimSun" w:hAnsi="SimSun"/>
              </w:rPr>
              <w:t>packageDtoList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t>esim</w:t>
            </w:r>
            <w:proofErr w:type="spellEnd"/>
            <w:r>
              <w:t xml:space="preserve"> package collection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  <w:r>
              <w:rPr>
                <w:rFonts w:ascii="SimSun" w:hAnsi="SimSun"/>
              </w:rPr>
              <w:t>&lt;</w:t>
            </w:r>
            <w:proofErr w:type="spellStart"/>
            <w:r>
              <w:rPr>
                <w:rFonts w:ascii="SimSun" w:hAnsi="SimSun"/>
              </w:rPr>
              <w:t>EsimPackageDto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upportCountry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Supported Countries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  <w:r>
              <w:rPr>
                <w:rFonts w:ascii="SimSun" w:hAnsi="SimSun"/>
              </w:rPr>
              <w:t>&lt;String&gt;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xpirydate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Expired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</w:t>
            </w:r>
            <w:r>
              <w:rPr>
                <w:rFonts w:ascii="SimSun" w:hAnsi="SimSun"/>
              </w:rPr>
              <w:t>ate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lastRenderedPageBreak/>
              <w:t>countryImageUrlDtoList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List of country icon information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List&lt;</w:t>
            </w:r>
            <w:proofErr w:type="spellStart"/>
            <w:r>
              <w:rPr>
                <w:rFonts w:ascii="SimSun" w:hAnsi="SimSun"/>
              </w:rPr>
              <w:t>CountryImageUrlDto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</w:tbl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>Return Format</w:t>
      </w:r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hAnsi="SimSun"/>
        </w:rPr>
        <w:t>EsimPackageDto</w:t>
      </w:r>
      <w:proofErr w:type="spellEnd"/>
      <w:r>
        <w:rPr>
          <w:rFonts w:ascii="SimSun" w:hAnsi="SimSun"/>
        </w:rPr>
        <w:t xml:space="preserve"> </w:t>
      </w:r>
      <w:r>
        <w:rPr>
          <w:rFonts w:hint="eastAsia"/>
        </w:rPr>
        <w:t>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flows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Number of Package Traffic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days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Days of validity of package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unit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Traffic unit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GB/MB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rice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Package Price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Double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riceid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Unique Identification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flowType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Renewable or not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0 - renewable, 1 - non-renewable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ountryImageUrlDtoList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List of Country Icons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List&lt;</w:t>
            </w:r>
            <w:proofErr w:type="spellStart"/>
            <w:r>
              <w:rPr>
                <w:rFonts w:ascii="SimSun" w:hAnsi="SimSun"/>
              </w:rPr>
              <w:t>CountryImageUrlDto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howName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Display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remark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descriptive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xpireDays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Expired Policy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0 - effective immediately, non-zero - expires after n days, or 30 days a month in the case of months.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n</w:t>
            </w:r>
            <w:r>
              <w:rPr>
                <w:rFonts w:ascii="SimSun" w:hAnsi="SimSun"/>
              </w:rPr>
              <w:t>etworkDtoList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Network Support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List&lt;</w:t>
            </w:r>
            <w:proofErr w:type="spellStart"/>
            <w:r>
              <w:rPr>
                <w:rFonts w:ascii="SimSun" w:hAnsi="SimSun"/>
              </w:rPr>
              <w:t>NetworkDto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upportDaypass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Whether the day package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0-Regular package, 1-Inclusive package</w:t>
            </w:r>
            <w:r>
              <w:rPr>
                <w:rFonts w:ascii="SimSun" w:hAnsi="SimSun" w:hint="eastAsia"/>
              </w:rPr>
              <w:t>，</w:t>
            </w:r>
            <w:r>
              <w:rPr>
                <w:rFonts w:ascii="SimSun" w:hAnsi="SimSun" w:hint="eastAsia"/>
              </w:rPr>
              <w:t xml:space="preserve"> </w:t>
            </w:r>
            <w:r>
              <w:rPr>
                <w:rFonts w:ascii="SimSun" w:hAnsi="SimSun"/>
              </w:rPr>
              <w:t>2-</w:t>
            </w:r>
            <w:r>
              <w:rPr>
                <w:rFonts w:ascii="SimSun" w:hAnsi="SimSun" w:hint="eastAsia"/>
              </w:rPr>
              <w:t>Enum</w:t>
            </w:r>
            <w:r>
              <w:rPr>
                <w:rFonts w:ascii="SimSun" w:hAnsi="SimSun"/>
              </w:rPr>
              <w:t xml:space="preserve"> package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lastRenderedPageBreak/>
              <w:t>o</w:t>
            </w:r>
            <w:r>
              <w:rPr>
                <w:rFonts w:ascii="SimSun" w:hAnsi="SimSun"/>
              </w:rPr>
              <w:t>penCardFee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Card Opening Fee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in</w:t>
            </w:r>
            <w:r>
              <w:rPr>
                <w:rFonts w:ascii="SimSun" w:hAnsi="SimSun" w:hint="eastAsia"/>
              </w:rPr>
              <w:t>Day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Minimum number of days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ingleDiscountDay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Number of days for word discount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ingleDiscount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Word Discount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axDiscount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Maximum Discount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axDay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Maximum Days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ustDate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Date required or not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1-Required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apiCpde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Unique identifier for the package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99911-0-?-500-M-D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>Return Format</w:t>
      </w:r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hAnsi="SimSun"/>
        </w:rPr>
        <w:t>CountryImageUrlDto</w:t>
      </w:r>
      <w:proofErr w:type="spellEnd"/>
      <w:r>
        <w:rPr>
          <w:rFonts w:ascii="SimSun" w:hAnsi="SimSun"/>
        </w:rPr>
        <w:t xml:space="preserve"> </w:t>
      </w:r>
      <w:r>
        <w:rPr>
          <w:rFonts w:hint="eastAsia"/>
        </w:rPr>
        <w:t>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imageUrl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Icon Links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n</w:t>
            </w:r>
            <w:r>
              <w:rPr>
                <w:rFonts w:ascii="SimSun" w:hAnsi="SimSun"/>
              </w:rPr>
              <w:t>ameEn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Name (English)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>Return Format</w:t>
      </w:r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hAnsi="SimSun"/>
        </w:rPr>
        <w:t>CountryImageUrlDto</w:t>
      </w:r>
      <w:proofErr w:type="spellEnd"/>
      <w:r>
        <w:rPr>
          <w:rFonts w:ascii="SimSun" w:hAnsi="SimSun"/>
        </w:rPr>
        <w:t xml:space="preserve"> </w:t>
      </w:r>
      <w:r>
        <w:rPr>
          <w:rFonts w:hint="eastAsia"/>
        </w:rPr>
        <w:t>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lastRenderedPageBreak/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t</w:t>
            </w:r>
            <w:r>
              <w:rPr>
                <w:rFonts w:ascii="SimSun" w:hAnsi="SimSun" w:hint="eastAsia"/>
              </w:rPr>
              <w:t>ype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Network Type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0</w:t>
            </w:r>
            <w:r>
              <w:rPr>
                <w:rFonts w:ascii="SimSun" w:hAnsi="SimSun"/>
              </w:rPr>
              <w:t>-3G 1-LTE 2-5G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operator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Carrier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namecn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n</w:t>
            </w:r>
            <w:r>
              <w:rPr>
                <w:rFonts w:ascii="SimSun" w:hAnsi="SimSun"/>
              </w:rPr>
              <w:t>ameen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Name (English)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39" w:name="_Toc4104"/>
      <w:r>
        <w:rPr>
          <w:rFonts w:ascii="SimSun" w:eastAsia="SimSun" w:hAnsi="SimSun" w:cs="SimSun" w:hint="eastAsia"/>
        </w:rPr>
        <w:t>Return Form</w:t>
      </w:r>
      <w:bookmarkEnd w:id="139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success：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"0",</w:t>
            </w:r>
          </w:p>
          <w:p w:rsidR="00B94483" w:rsidRDefault="00496BC2">
            <w:r>
              <w:t xml:space="preserve">    "message": "</w:t>
            </w:r>
            <w:r w:rsidR="004A2936" w:rsidRPr="004A2936">
              <w:t>success</w:t>
            </w:r>
            <w:r>
              <w:t>",</w:t>
            </w:r>
          </w:p>
          <w:p w:rsidR="00B94483" w:rsidRDefault="00496BC2">
            <w:r>
              <w:t xml:space="preserve">    "data": {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skuid</w:t>
            </w:r>
            <w:proofErr w:type="spellEnd"/>
            <w:r>
              <w:t>": 45,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detailId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countrycode</w:t>
            </w:r>
            <w:proofErr w:type="spellEnd"/>
            <w:r>
              <w:t>": "40",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imageUrl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/phoneImage/202009//af0c08eb-6f95-479d-843c-0638e1fc32fa.jpg",</w:t>
            </w:r>
          </w:p>
          <w:p w:rsidR="00B94483" w:rsidRDefault="00496BC2">
            <w:r>
              <w:t xml:space="preserve">        "display": "奥地利",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displayEn</w:t>
            </w:r>
            <w:proofErr w:type="spellEnd"/>
            <w:r>
              <w:t>": "Austria",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esimPackageDtoList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{</w:t>
            </w:r>
          </w:p>
          <w:p w:rsidR="00B94483" w:rsidRDefault="00496BC2">
            <w:r>
              <w:t xml:space="preserve">                "flows": 1,</w:t>
            </w:r>
          </w:p>
          <w:p w:rsidR="00B94483" w:rsidRDefault="00496BC2">
            <w:r>
              <w:t xml:space="preserve">                "days": 3,</w:t>
            </w:r>
          </w:p>
          <w:p w:rsidR="00B94483" w:rsidRDefault="00496BC2">
            <w:r>
              <w:t xml:space="preserve">                "unit": "GB",</w:t>
            </w:r>
          </w:p>
          <w:p w:rsidR="00B94483" w:rsidRDefault="00496BC2">
            <w:r>
              <w:t xml:space="preserve">                "price": 2.66,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priceid</w:t>
            </w:r>
            <w:proofErr w:type="spellEnd"/>
            <w:r>
              <w:t>": 441,</w:t>
            </w:r>
          </w:p>
          <w:p w:rsidR="00B94483" w:rsidRDefault="00496BC2">
            <w:r>
              <w:lastRenderedPageBreak/>
              <w:t xml:space="preserve">                "</w:t>
            </w:r>
            <w:proofErr w:type="spellStart"/>
            <w:r>
              <w:t>flowType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countryImageUrlDtoList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showName</w:t>
            </w:r>
            <w:proofErr w:type="spellEnd"/>
            <w:r>
              <w:t>": "",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pid</w:t>
            </w:r>
            <w:proofErr w:type="spellEnd"/>
            <w:r>
              <w:t>": 52,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premark</w:t>
            </w:r>
            <w:proofErr w:type="spellEnd"/>
            <w:r>
              <w:t>": "Plan type: Data only&lt;</w:t>
            </w:r>
            <w:proofErr w:type="spellStart"/>
            <w:r>
              <w:t>br</w:t>
            </w:r>
            <w:proofErr w:type="spellEnd"/>
            <w:r>
              <w:t>&gt;\</w:t>
            </w:r>
            <w:proofErr w:type="spellStart"/>
            <w:r>
              <w:t>nAPN</w:t>
            </w:r>
            <w:proofErr w:type="spellEnd"/>
            <w:r>
              <w:t>: internet&lt;</w:t>
            </w:r>
            <w:proofErr w:type="spellStart"/>
            <w:r>
              <w:t>br</w:t>
            </w:r>
            <w:proofErr w:type="spellEnd"/>
            <w:r>
              <w:t>&gt;\</w:t>
            </w:r>
            <w:proofErr w:type="spellStart"/>
            <w:r>
              <w:t>nActivation</w:t>
            </w:r>
            <w:proofErr w:type="spellEnd"/>
            <w:r>
              <w:t xml:space="preserve"> Policy: The validity period starts when you turn on roaming and the </w:t>
            </w:r>
            <w:proofErr w:type="spellStart"/>
            <w:r>
              <w:t>eSIM</w:t>
            </w:r>
            <w:proofErr w:type="spellEnd"/>
            <w:r>
              <w:t xml:space="preserve"> connects to any supported </w:t>
            </w:r>
            <w:proofErr w:type="gramStart"/>
            <w:r>
              <w:t>network.&lt;</w:t>
            </w:r>
            <w:proofErr w:type="spellStart"/>
            <w:proofErr w:type="gramEnd"/>
            <w:r>
              <w:t>br</w:t>
            </w:r>
            <w:proofErr w:type="spellEnd"/>
            <w:r>
              <w:t>&gt;\</w:t>
            </w:r>
            <w:proofErr w:type="spellStart"/>
            <w:r>
              <w:t>nCancellation</w:t>
            </w:r>
            <w:proofErr w:type="spellEnd"/>
            <w:r>
              <w:t xml:space="preserve"> policy: Order </w:t>
            </w:r>
            <w:proofErr w:type="spellStart"/>
            <w:r>
              <w:t>can not</w:t>
            </w:r>
            <w:proofErr w:type="spellEnd"/>
            <w:r>
              <w:t xml:space="preserve"> be cancelled or refunded once the \"install </w:t>
            </w:r>
            <w:proofErr w:type="spellStart"/>
            <w:r>
              <w:t>eSIM</w:t>
            </w:r>
            <w:proofErr w:type="spellEnd"/>
            <w:r>
              <w:t>\" button is clicked.",</w:t>
            </w:r>
          </w:p>
          <w:p w:rsidR="00B94483" w:rsidRDefault="00496BC2">
            <w:r>
              <w:t xml:space="preserve">                "overlay": 1,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expireDays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networkDtoList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        {</w:t>
            </w:r>
          </w:p>
          <w:p w:rsidR="00B94483" w:rsidRDefault="00496BC2">
            <w:r>
              <w:t xml:space="preserve">                        "type": "LTE",</w:t>
            </w:r>
          </w:p>
          <w:p w:rsidR="00B94483" w:rsidRDefault="00496BC2">
            <w:r>
              <w:t xml:space="preserve">                        "operator": "A1.net",</w:t>
            </w:r>
          </w:p>
          <w:p w:rsidR="00B94483" w:rsidRDefault="00496BC2">
            <w:r>
              <w:t xml:space="preserve">                        "</w:t>
            </w:r>
            <w:proofErr w:type="spellStart"/>
            <w:r>
              <w:t>namecn</w:t>
            </w:r>
            <w:proofErr w:type="spellEnd"/>
            <w:r>
              <w:t>": "奥地利",</w:t>
            </w:r>
          </w:p>
          <w:p w:rsidR="00B94483" w:rsidRDefault="00496BC2">
            <w:r>
              <w:t xml:space="preserve">                        "</w:t>
            </w:r>
            <w:proofErr w:type="spellStart"/>
            <w:r>
              <w:t>nameen</w:t>
            </w:r>
            <w:proofErr w:type="spellEnd"/>
            <w:r>
              <w:t>": "Austria"</w:t>
            </w:r>
          </w:p>
          <w:p w:rsidR="00B94483" w:rsidRDefault="00496BC2">
            <w:r>
              <w:t xml:space="preserve">                    },</w:t>
            </w:r>
          </w:p>
          <w:p w:rsidR="00B94483" w:rsidRDefault="00496BC2">
            <w:r>
              <w:t xml:space="preserve">                    {</w:t>
            </w:r>
          </w:p>
          <w:p w:rsidR="00B94483" w:rsidRDefault="00496BC2">
            <w:r>
              <w:t xml:space="preserve">                        "type": "LTE",</w:t>
            </w:r>
          </w:p>
          <w:p w:rsidR="00B94483" w:rsidRDefault="00496BC2">
            <w:r>
              <w:t xml:space="preserve">                        "operator": "Hutchison 3G ",</w:t>
            </w:r>
          </w:p>
          <w:p w:rsidR="00B94483" w:rsidRDefault="00496BC2">
            <w:r>
              <w:t xml:space="preserve">                        "</w:t>
            </w:r>
            <w:proofErr w:type="spellStart"/>
            <w:r>
              <w:t>namecn</w:t>
            </w:r>
            <w:proofErr w:type="spellEnd"/>
            <w:r>
              <w:t>": "奥地利",</w:t>
            </w:r>
          </w:p>
          <w:p w:rsidR="00B94483" w:rsidRDefault="00496BC2">
            <w:r>
              <w:t xml:space="preserve">                        "</w:t>
            </w:r>
            <w:proofErr w:type="spellStart"/>
            <w:r>
              <w:t>nameen</w:t>
            </w:r>
            <w:proofErr w:type="spellEnd"/>
            <w:r>
              <w:t>": "Austria"</w:t>
            </w:r>
          </w:p>
          <w:p w:rsidR="00B94483" w:rsidRDefault="00496BC2">
            <w:r>
              <w:t xml:space="preserve">                    }</w:t>
            </w:r>
          </w:p>
          <w:p w:rsidR="00B94483" w:rsidRDefault="00496BC2">
            <w:r>
              <w:t xml:space="preserve">                ],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supportDaypass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openCardFee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minDay</w:t>
            </w:r>
            <w:proofErr w:type="spellEnd"/>
            <w:r>
              <w:t>": 3,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singleDiscountDay</w:t>
            </w:r>
            <w:proofErr w:type="spellEnd"/>
            <w:r>
              <w:t>": 3,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singleDiscount</w:t>
            </w:r>
            <w:proofErr w:type="spellEnd"/>
            <w:r>
              <w:t>": 1,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maxDiscount</w:t>
            </w:r>
            <w:proofErr w:type="spellEnd"/>
            <w:r>
              <w:t>": 15,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maxDay</w:t>
            </w:r>
            <w:proofErr w:type="spellEnd"/>
            <w:r>
              <w:t>": 30,</w:t>
            </w:r>
          </w:p>
          <w:p w:rsidR="00B94483" w:rsidRDefault="00496BC2">
            <w:r>
              <w:lastRenderedPageBreak/>
              <w:t xml:space="preserve">                "</w:t>
            </w:r>
            <w:proofErr w:type="spellStart"/>
            <w:r>
              <w:t>mustDate</w:t>
            </w:r>
            <w:proofErr w:type="spellEnd"/>
            <w:r>
              <w:t>": 0</w:t>
            </w:r>
            <w:r>
              <w:rPr>
                <w:rFonts w:hint="eastAsia"/>
              </w:rPr>
              <w:t>,</w:t>
            </w:r>
          </w:p>
          <w:p w:rsidR="00B94483" w:rsidRDefault="00496BC2">
            <w:r>
              <w:rPr>
                <w:rFonts w:hint="eastAsia"/>
              </w:rPr>
              <w:t xml:space="preserve">                </w:t>
            </w:r>
            <w:r>
              <w:t>“</w:t>
            </w:r>
            <w:r>
              <w:rPr>
                <w:rFonts w:hint="eastAsia"/>
              </w:rPr>
              <w:t>apiCode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40-0-3-1-G</w:t>
            </w:r>
            <w:r>
              <w:t>”</w:t>
            </w:r>
          </w:p>
          <w:p w:rsidR="00B94483" w:rsidRDefault="00496BC2">
            <w:r>
              <w:t xml:space="preserve">            }</w:t>
            </w:r>
          </w:p>
          <w:p w:rsidR="00B94483" w:rsidRDefault="00496BC2">
            <w:r>
              <w:t xml:space="preserve">        ],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supportCountry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"Austria"</w:t>
            </w:r>
          </w:p>
          <w:p w:rsidR="00B94483" w:rsidRDefault="00496BC2">
            <w:r>
              <w:t xml:space="preserve">        ],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expirydate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countryImageUrlDtoList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{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imageUrl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/phoneImage/202009//50948d3f-e32a-499e-a38e-c55ce6f9be52.jpg",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countryCode</w:t>
            </w:r>
            <w:proofErr w:type="spellEnd"/>
            <w:r>
              <w:t>": 40,</w:t>
            </w:r>
          </w:p>
          <w:p w:rsidR="00B94483" w:rsidRDefault="00496BC2">
            <w:r>
              <w:t xml:space="preserve">                "name": "奥地利",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nameEn</w:t>
            </w:r>
            <w:proofErr w:type="spellEnd"/>
            <w:r>
              <w:t>": "Austria"</w:t>
            </w:r>
          </w:p>
          <w:p w:rsidR="00B94483" w:rsidRDefault="00496BC2">
            <w:r>
              <w:t xml:space="preserve">            }</w:t>
            </w:r>
          </w:p>
          <w:p w:rsidR="00B94483" w:rsidRDefault="00496BC2">
            <w:r>
              <w:t xml:space="preserve">        ]</w:t>
            </w:r>
          </w:p>
          <w:p w:rsidR="00B94483" w:rsidRDefault="00496BC2">
            <w:r>
              <w:t xml:space="preserve">    }</w:t>
            </w:r>
          </w:p>
          <w:p w:rsidR="00B94483" w:rsidRDefault="00496BC2">
            <w:r>
              <w:t>}</w:t>
            </w:r>
          </w:p>
          <w:p w:rsidR="00B94483" w:rsidRDefault="00B94483"/>
          <w:p w:rsidR="00B94483" w:rsidRDefault="00496BC2">
            <w:r>
              <w:rPr>
                <w:rFonts w:hint="eastAsia"/>
              </w:rPr>
              <w:t>fail：</w:t>
            </w:r>
          </w:p>
          <w:p w:rsidR="00B94483" w:rsidRDefault="00496BC2">
            <w:r>
              <w:t>{ "code": -1, "message": "</w:t>
            </w:r>
            <w:r>
              <w:rPr>
                <w:rFonts w:hint="eastAsia"/>
              </w:rPr>
              <w:t>token</w:t>
            </w:r>
            <w:r>
              <w:t xml:space="preserve"> </w:t>
            </w:r>
            <w:proofErr w:type="spellStart"/>
            <w:r>
              <w:t>expire","data</w:t>
            </w:r>
            <w:proofErr w:type="spellEnd"/>
            <w:r>
              <w:t>": ""}</w:t>
            </w:r>
          </w:p>
          <w:p w:rsidR="00B94483" w:rsidRDefault="00496BC2">
            <w:r>
              <w:t>{ "code": -2, "message": " params is not null ","data": ""}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-30,</w:t>
            </w:r>
          </w:p>
          <w:p w:rsidR="00B94483" w:rsidRDefault="00496BC2">
            <w:r>
              <w:t xml:space="preserve">    "message": "sign wrong",</w:t>
            </w:r>
          </w:p>
          <w:p w:rsidR="00B94483" w:rsidRDefault="00496BC2">
            <w:r>
              <w:t xml:space="preserve">    "data": "sign wrong"</w:t>
            </w:r>
          </w:p>
          <w:p w:rsidR="00B94483" w:rsidRDefault="00496BC2">
            <w:r>
              <w:t>}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140" w:name="_Toc25221"/>
      <w:r>
        <w:rPr>
          <w:rFonts w:eastAsia="SimSun"/>
        </w:rPr>
        <w:lastRenderedPageBreak/>
        <w:t>Physical SIM</w:t>
      </w:r>
      <w:r>
        <w:rPr>
          <w:rFonts w:eastAsia="SimSun" w:hint="eastAsia"/>
        </w:rPr>
        <w:t>-</w:t>
      </w:r>
      <w:r>
        <w:t xml:space="preserve"> </w:t>
      </w:r>
      <w:r>
        <w:rPr>
          <w:rFonts w:eastAsia="SimSun"/>
        </w:rPr>
        <w:t xml:space="preserve">Get the list of supported packages based on </w:t>
      </w:r>
      <w:proofErr w:type="spellStart"/>
      <w:r>
        <w:rPr>
          <w:rFonts w:eastAsia="SimSun"/>
        </w:rPr>
        <w:t>dpId</w:t>
      </w:r>
      <w:bookmarkEnd w:id="140"/>
      <w:proofErr w:type="spellEnd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41" w:name="_Toc10799"/>
      <w:r>
        <w:rPr>
          <w:rFonts w:ascii="SimSun" w:eastAsia="SimSun" w:hAnsi="SimSun" w:cs="SimSun"/>
        </w:rPr>
        <w:t xml:space="preserve">Interface </w:t>
      </w:r>
      <w:r>
        <w:rPr>
          <w:rFonts w:ascii="SimSun" w:eastAsia="SimSun" w:hAnsi="SimSun" w:cs="SimSun" w:hint="eastAsia"/>
        </w:rPr>
        <w:t>Description</w:t>
      </w:r>
      <w:bookmarkEnd w:id="141"/>
    </w:p>
    <w:p w:rsidR="00B94483" w:rsidRDefault="00496BC2">
      <w:pPr>
        <w:pStyle w:val="Textoindependienteprimerasangra"/>
        <w:ind w:firstLine="480"/>
      </w:pPr>
      <w:r>
        <w:t xml:space="preserve">Get the list of supported packages based on </w:t>
      </w:r>
      <w:proofErr w:type="spellStart"/>
      <w:r>
        <w:t>dpId</w:t>
      </w:r>
      <w:proofErr w:type="spellEnd"/>
      <w:r>
        <w:rPr>
          <w:rFonts w:hint="eastAsia"/>
        </w:rPr>
        <w:t>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42" w:name="_Toc5571"/>
      <w:r>
        <w:rPr>
          <w:rFonts w:ascii="SimSun" w:eastAsia="SimSun" w:hAnsi="SimSun" w:cs="SimSun" w:hint="eastAsia"/>
        </w:rPr>
        <w:t>Interface constraint</w:t>
      </w:r>
      <w:r>
        <w:rPr>
          <w:rFonts w:ascii="SimSun" w:eastAsia="SimSun" w:hAnsi="SimSun" w:cs="SimSun"/>
        </w:rPr>
        <w:t>s</w:t>
      </w:r>
      <w:bookmarkEnd w:id="142"/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45"/>
        <w:gridCol w:w="1559"/>
        <w:gridCol w:w="1418"/>
        <w:gridCol w:w="3402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4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55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/>
                <w:b/>
                <w:color w:val="000080"/>
              </w:rPr>
              <w:t>description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4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155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3402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45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dpI</w:t>
            </w:r>
            <w:r>
              <w:rPr>
                <w:rFonts w:ascii="Consolas" w:hAnsi="Consolas" w:cs="Consolas" w:hint="eastAsia"/>
                <w:color w:val="000000"/>
              </w:rPr>
              <w:t>d</w:t>
            </w:r>
            <w:proofErr w:type="spellEnd"/>
          </w:p>
        </w:tc>
        <w:tc>
          <w:tcPr>
            <w:tcW w:w="155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I</w:t>
            </w:r>
            <w:r>
              <w:rPr>
                <w:rFonts w:ascii="Shruti" w:hAnsi="Shruti"/>
              </w:rPr>
              <w:t>nteger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  <w:r>
              <w:rPr>
                <w:rFonts w:ascii="Shruti" w:hAnsi="Shruti"/>
              </w:rPr>
              <w:t>.1</w:t>
            </w:r>
            <w:r>
              <w:rPr>
                <w:rFonts w:ascii="Shruti" w:hAnsi="Shruti" w:hint="eastAsia"/>
              </w:rPr>
              <w:t>3</w:t>
            </w:r>
            <w:r>
              <w:rPr>
                <w:rFonts w:ascii="Shruti" w:hAnsi="Shruti"/>
              </w:rPr>
              <w:t xml:space="preserve"> get the </w:t>
            </w:r>
            <w:proofErr w:type="spellStart"/>
            <w:r>
              <w:rPr>
                <w:rFonts w:ascii="Shruti" w:hAnsi="Shruti"/>
              </w:rPr>
              <w:t>dp</w:t>
            </w:r>
            <w:proofErr w:type="spellEnd"/>
            <w:r>
              <w:rPr>
                <w:rFonts w:ascii="Shruti" w:hAnsi="Shruti"/>
              </w:rPr>
              <w:t xml:space="preserve"> id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1845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155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No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43" w:name="_Toc19328"/>
      <w:r>
        <w:rPr>
          <w:rFonts w:ascii="SimSun" w:eastAsia="SimSun" w:hAnsi="SimSun" w:cs="SimSun" w:hint="eastAsia"/>
        </w:rPr>
        <w:t>Interface nam</w:t>
      </w:r>
      <w:r>
        <w:rPr>
          <w:rFonts w:ascii="SimSun" w:eastAsia="SimSun" w:hAnsi="SimSun" w:cs="SimSun"/>
        </w:rPr>
        <w:t>e</w:t>
      </w:r>
      <w:bookmarkEnd w:id="143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</w:t>
      </w:r>
      <w:r>
        <w:rPr>
          <w:rFonts w:hint="eastAsia"/>
        </w:rPr>
        <w:t>getDpSupportPackageInfo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44" w:name="_Toc16463"/>
      <w:r>
        <w:rPr>
          <w:rFonts w:ascii="SimSun" w:eastAsia="SimSun" w:hAnsi="SimSun" w:cs="SimSun" w:hint="eastAsia"/>
        </w:rPr>
        <w:t>Return constraint</w:t>
      </w:r>
      <w:r>
        <w:rPr>
          <w:rFonts w:ascii="SimSun" w:eastAsia="SimSun" w:hAnsi="SimSun" w:cs="SimSun"/>
        </w:rPr>
        <w:t>s</w:t>
      </w:r>
      <w:bookmarkEnd w:id="144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1162"/>
        <w:gridCol w:w="2948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16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94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</w:t>
            </w:r>
            <w:r>
              <w:rPr>
                <w:rFonts w:ascii="Shruti" w:hAnsi="Shruti"/>
              </w:rPr>
              <w:t>esponse data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extoindependienteprimerasangra"/>
        <w:ind w:firstLineChars="0" w:firstLine="0"/>
      </w:pPr>
      <w:r>
        <w:t>data field attributes</w:t>
      </w:r>
    </w:p>
    <w:tbl>
      <w:tblPr>
        <w:tblW w:w="8527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74"/>
        <w:gridCol w:w="3402"/>
        <w:gridCol w:w="2551"/>
      </w:tblGrid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skuid</w:t>
            </w:r>
            <w:proofErr w:type="spellEnd"/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Unique identifier for </w:t>
            </w:r>
            <w:proofErr w:type="spellStart"/>
            <w:r>
              <w:rPr>
                <w:rFonts w:ascii="SimSun" w:hAnsi="SimSun"/>
              </w:rPr>
              <w:t>sku</w:t>
            </w:r>
            <w:proofErr w:type="spellEnd"/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d</w:t>
            </w:r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tailId</w:t>
            </w:r>
            <w:proofErr w:type="spellEnd"/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countrycode</w:t>
            </w:r>
            <w:proofErr w:type="spellEnd"/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ountry Code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imageUrl</w:t>
            </w:r>
            <w:proofErr w:type="spellEnd"/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Image address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SKU Chinese Name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dis</w:t>
            </w:r>
            <w:r>
              <w:rPr>
                <w:rFonts w:ascii="SimSun" w:hAnsi="SimSun"/>
              </w:rPr>
              <w:t>playEn</w:t>
            </w:r>
            <w:proofErr w:type="spellEnd"/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SKU English Name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esimPackageVoList</w:t>
            </w:r>
            <w:proofErr w:type="spellEnd"/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Detailed Package Collection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  <w:r>
              <w:rPr>
                <w:rFonts w:ascii="SimSun" w:hAnsi="SimSun"/>
              </w:rPr>
              <w:t>&lt;</w:t>
            </w:r>
            <w:proofErr w:type="spellStart"/>
            <w:r>
              <w:rPr>
                <w:rFonts w:ascii="SimSun" w:hAnsi="SimSun"/>
              </w:rPr>
              <w:t>EsimPackageVo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xpirydate</w:t>
            </w:r>
            <w:proofErr w:type="spellEnd"/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expiry date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</w:t>
            </w:r>
            <w:r>
              <w:rPr>
                <w:rFonts w:ascii="SimSun" w:hAnsi="SimSun"/>
              </w:rPr>
              <w:t>ate</w:t>
            </w:r>
          </w:p>
        </w:tc>
      </w:tr>
      <w:tr w:rsidR="00B94483">
        <w:trPr>
          <w:trHeight w:val="284"/>
        </w:trPr>
        <w:tc>
          <w:tcPr>
            <w:tcW w:w="25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countryImageUrlDtoList</w:t>
            </w:r>
            <w:proofErr w:type="spellEnd"/>
          </w:p>
        </w:tc>
        <w:tc>
          <w:tcPr>
            <w:tcW w:w="34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List of country icon information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List&lt;</w:t>
            </w:r>
            <w:proofErr w:type="spellStart"/>
            <w:r>
              <w:rPr>
                <w:rFonts w:ascii="SimSun" w:hAnsi="SimSun"/>
              </w:rPr>
              <w:t>CountryImageUrlDto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</w:tbl>
    <w:p w:rsidR="00B94483" w:rsidRDefault="00B94483">
      <w:pPr>
        <w:pStyle w:val="Textoindependienteprimerasangra"/>
        <w:ind w:firstLineChars="0" w:firstLine="0"/>
        <w:rPr>
          <w:rFonts w:ascii="SimSun" w:eastAsia="SimSun" w:hAnsi="SimSun" w:cs="SimSun"/>
        </w:rPr>
      </w:pPr>
    </w:p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/>
        </w:rPr>
        <w:t xml:space="preserve">Return Format </w:t>
      </w:r>
      <w:proofErr w:type="spellStart"/>
      <w:r>
        <w:rPr>
          <w:rFonts w:ascii="SimSun" w:eastAsia="SimSun" w:hAnsi="SimSun" w:cs="SimSun"/>
        </w:rPr>
        <w:t>EsimPackageVo</w:t>
      </w:r>
      <w:proofErr w:type="spellEnd"/>
      <w:r>
        <w:rPr>
          <w:rFonts w:ascii="SimSun" w:eastAsia="SimSun" w:hAnsi="SimSun" w:cs="SimSun"/>
        </w:rPr>
        <w:t xml:space="preserve"> Field Attributes</w:t>
      </w:r>
    </w:p>
    <w:tbl>
      <w:tblPr>
        <w:tblW w:w="8669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2"/>
        <w:gridCol w:w="4253"/>
        <w:gridCol w:w="1984"/>
      </w:tblGrid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flows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Number of package traffic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days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Number of days the package is valid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unit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unit of flow: GB/MB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rice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Price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Double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riceid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Unique Identification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flowType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Renewable or not: 0 - Yes, 1 - No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howName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name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id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remark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Description Info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networkVos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network support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List&lt;</w:t>
            </w:r>
            <w:proofErr w:type="spellStart"/>
            <w:r>
              <w:rPr>
                <w:rFonts w:ascii="SimSun" w:hAnsi="SimSun"/>
              </w:rPr>
              <w:t>NetworkVo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upportDaypass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Type:</w:t>
            </w:r>
            <w:r>
              <w:rPr>
                <w:rFonts w:ascii="SimSun" w:hAnsi="SimSun" w:hint="eastAsia"/>
              </w:rPr>
              <w:t xml:space="preserve"> </w:t>
            </w:r>
            <w:r>
              <w:rPr>
                <w:rFonts w:ascii="SimSun" w:hAnsi="SimSun"/>
              </w:rPr>
              <w:t>0-Normal Package</w:t>
            </w:r>
            <w:r>
              <w:rPr>
                <w:rFonts w:ascii="SimSun" w:hAnsi="SimSun" w:hint="eastAsia"/>
              </w:rPr>
              <w:t>，</w:t>
            </w:r>
            <w:r>
              <w:rPr>
                <w:rFonts w:ascii="SimSun" w:hAnsi="SimSun" w:hint="eastAsia"/>
              </w:rPr>
              <w:t>1</w:t>
            </w:r>
            <w:r>
              <w:rPr>
                <w:rFonts w:ascii="SimSun" w:hAnsi="SimSun"/>
              </w:rPr>
              <w:t>-</w:t>
            </w:r>
            <w:r>
              <w:rPr>
                <w:rFonts w:ascii="SimSun" w:hAnsi="SimSun" w:hint="eastAsia"/>
              </w:rPr>
              <w:t>Daypass</w:t>
            </w:r>
            <w:r>
              <w:rPr>
                <w:rFonts w:ascii="SimSun" w:hAnsi="SimSun"/>
              </w:rPr>
              <w:t xml:space="preserve"> Package</w:t>
            </w:r>
            <w:r>
              <w:rPr>
                <w:rFonts w:ascii="SimSun" w:hAnsi="SimSun" w:hint="eastAsia"/>
              </w:rPr>
              <w:t>,</w:t>
            </w:r>
            <w:r>
              <w:rPr>
                <w:rFonts w:ascii="SimSun" w:hAnsi="SimSun"/>
              </w:rPr>
              <w:t xml:space="preserve"> 2-Enumeration packages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lastRenderedPageBreak/>
              <w:t>o</w:t>
            </w:r>
            <w:r>
              <w:rPr>
                <w:rFonts w:ascii="SimSun" w:hAnsi="SimSun"/>
              </w:rPr>
              <w:t>penCardFee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opening fee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in</w:t>
            </w:r>
            <w:r>
              <w:rPr>
                <w:rFonts w:ascii="SimSun" w:hAnsi="SimSun" w:hint="eastAsia"/>
              </w:rPr>
              <w:t>Day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Minimum number of </w:t>
            </w:r>
            <w:proofErr w:type="spellStart"/>
            <w:r>
              <w:rPr>
                <w:rFonts w:ascii="SimSun" w:hAnsi="SimSun"/>
              </w:rPr>
              <w:t>days,Package</w:t>
            </w:r>
            <w:proofErr w:type="spellEnd"/>
            <w:r>
              <w:rPr>
                <w:rFonts w:ascii="SimSun" w:hAnsi="SimSun"/>
              </w:rPr>
              <w:t xml:space="preserve"> Type = 2, required field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ingleDiscountDay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Number of days for single discount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ingleDiscount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Single Discount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axDiscount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Maximum Discount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axDay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Maximum number of days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ustDate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Date required: 1-Required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4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apiCpde</w:t>
            </w:r>
            <w:proofErr w:type="spellEnd"/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Unique identifier for the package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</w:tr>
    </w:tbl>
    <w:p w:rsidR="00B94483" w:rsidRDefault="00B94483">
      <w:pPr>
        <w:pStyle w:val="Textoindependienteprimerasangra"/>
        <w:ind w:firstLineChars="0" w:firstLine="0"/>
        <w:rPr>
          <w:rFonts w:ascii="SimSun" w:eastAsia="SimSun" w:hAnsi="SimSun" w:cs="SimSun"/>
        </w:rPr>
      </w:pPr>
    </w:p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/>
        </w:rPr>
        <w:t xml:space="preserve">Return Format </w:t>
      </w:r>
      <w:proofErr w:type="spellStart"/>
      <w:r>
        <w:rPr>
          <w:rFonts w:ascii="SimSun" w:eastAsia="SimSun" w:hAnsi="SimSun" w:cs="SimSun"/>
        </w:rPr>
        <w:t>CountryImageUrlDto</w:t>
      </w:r>
      <w:proofErr w:type="spellEnd"/>
      <w:r>
        <w:rPr>
          <w:rFonts w:ascii="SimSun" w:eastAsia="SimSun" w:hAnsi="SimSun" w:cs="SimSun"/>
        </w:rPr>
        <w:t xml:space="preserve"> Field Properties</w:t>
      </w:r>
    </w:p>
    <w:tbl>
      <w:tblPr>
        <w:tblW w:w="8811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6"/>
        <w:gridCol w:w="3685"/>
        <w:gridCol w:w="2410"/>
      </w:tblGrid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imageUrl</w:t>
            </w:r>
            <w:proofErr w:type="spellEnd"/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Country icon address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countrycode</w:t>
            </w:r>
            <w:proofErr w:type="spellEnd"/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Country</w:t>
            </w:r>
            <w:r>
              <w:rPr>
                <w:rFonts w:ascii="SimSun" w:hAnsi="SimSun"/>
              </w:rPr>
              <w:t xml:space="preserve"> Code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name</w:t>
            </w:r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name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n</w:t>
            </w:r>
            <w:r>
              <w:rPr>
                <w:rFonts w:ascii="SimSun" w:hAnsi="SimSun"/>
              </w:rPr>
              <w:t>ameEn</w:t>
            </w:r>
            <w:proofErr w:type="spellEnd"/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nglish Name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  <w:rPr>
          <w:rFonts w:ascii="SimSun" w:eastAsia="SimSun" w:hAnsi="SimSun" w:cs="SimSun"/>
        </w:rPr>
      </w:pPr>
    </w:p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/>
        </w:rPr>
        <w:t xml:space="preserve">Return Format </w:t>
      </w:r>
      <w:proofErr w:type="spellStart"/>
      <w:r>
        <w:rPr>
          <w:rFonts w:ascii="SimSun" w:eastAsia="SimSun" w:hAnsi="SimSun" w:cs="SimSun"/>
        </w:rPr>
        <w:t>NetworkVo</w:t>
      </w:r>
      <w:proofErr w:type="spellEnd"/>
      <w:r>
        <w:rPr>
          <w:rFonts w:ascii="SimSun" w:eastAsia="SimSun" w:hAnsi="SimSun" w:cs="SimSun"/>
        </w:rPr>
        <w:t xml:space="preserve"> Field Properties</w:t>
      </w:r>
    </w:p>
    <w:tbl>
      <w:tblPr>
        <w:tblW w:w="8811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6"/>
        <w:gridCol w:w="3685"/>
        <w:gridCol w:w="2410"/>
      </w:tblGrid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t</w:t>
            </w:r>
            <w:r>
              <w:rPr>
                <w:rFonts w:ascii="SimSun" w:hAnsi="SimSun" w:hint="eastAsia"/>
              </w:rPr>
              <w:t>ype</w:t>
            </w:r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Network type: 0-3G 1-LTE 2-5G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operator</w:t>
            </w:r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operator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namecn</w:t>
            </w:r>
            <w:proofErr w:type="spellEnd"/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n</w:t>
            </w:r>
            <w:r>
              <w:rPr>
                <w:rFonts w:ascii="SimSun" w:hAnsi="SimSun"/>
              </w:rPr>
              <w:t>ame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countryCode</w:t>
            </w:r>
            <w:proofErr w:type="spellEnd"/>
          </w:p>
        </w:tc>
        <w:tc>
          <w:tcPr>
            <w:tcW w:w="3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ountry Code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45" w:name="_Toc24963"/>
      <w:r>
        <w:rPr>
          <w:rFonts w:ascii="SimSun" w:eastAsia="SimSun" w:hAnsi="SimSun" w:cs="SimSun" w:hint="eastAsia"/>
        </w:rPr>
        <w:t>Return For</w:t>
      </w:r>
      <w:r>
        <w:rPr>
          <w:rFonts w:ascii="SimSun" w:eastAsia="SimSun" w:hAnsi="SimSun" w:cs="SimSun"/>
        </w:rPr>
        <w:t>m</w:t>
      </w:r>
      <w:bookmarkEnd w:id="145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</w:t>
            </w:r>
            <w:r>
              <w:t>uccess</w:t>
            </w:r>
            <w:r>
              <w:rPr>
                <w:rFonts w:hint="eastAsia"/>
              </w:rPr>
              <w:t>：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"0",</w:t>
            </w:r>
          </w:p>
          <w:p w:rsidR="00B94483" w:rsidRDefault="00496BC2">
            <w:r>
              <w:lastRenderedPageBreak/>
              <w:t xml:space="preserve">    "message": "</w:t>
            </w:r>
            <w:r>
              <w:rPr>
                <w:rFonts w:hint="eastAsia"/>
              </w:rPr>
              <w:t>s</w:t>
            </w:r>
            <w:r>
              <w:t>uccess",</w:t>
            </w:r>
          </w:p>
          <w:p w:rsidR="00B94483" w:rsidRDefault="00496BC2">
            <w:r>
              <w:t xml:space="preserve">    "data": {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skuid</w:t>
            </w:r>
            <w:proofErr w:type="spellEnd"/>
            <w:r>
              <w:t>": 34,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detailId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countrycode</w:t>
            </w:r>
            <w:proofErr w:type="spellEnd"/>
            <w:r>
              <w:t>": "586",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imageUrl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/phoneImage/202009//0cb39400-da92-4048-a14d-d1e3c540cbd5.jpg",</w:t>
            </w:r>
          </w:p>
          <w:p w:rsidR="00B94483" w:rsidRDefault="00496BC2">
            <w:r>
              <w:t xml:space="preserve">        "display": "巴基斯坦",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displayEn</w:t>
            </w:r>
            <w:proofErr w:type="spellEnd"/>
            <w:r>
              <w:t>": "Pakistan",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esimPackageVoList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{</w:t>
            </w:r>
          </w:p>
          <w:p w:rsidR="00B94483" w:rsidRDefault="00496BC2">
            <w:r>
              <w:t xml:space="preserve">                "flows": 1,</w:t>
            </w:r>
          </w:p>
          <w:p w:rsidR="00B94483" w:rsidRDefault="00496BC2">
            <w:r>
              <w:t xml:space="preserve">                "days": 3,</w:t>
            </w:r>
          </w:p>
          <w:p w:rsidR="00B94483" w:rsidRDefault="00496BC2">
            <w:r>
              <w:t xml:space="preserve">                "unit": "GB",</w:t>
            </w:r>
          </w:p>
          <w:p w:rsidR="00B94483" w:rsidRDefault="00496BC2">
            <w:r>
              <w:t xml:space="preserve">                "price": 1.43,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priceid</w:t>
            </w:r>
            <w:proofErr w:type="spellEnd"/>
            <w:r>
              <w:t>": 6042,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flowType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countryImageUrlDtoList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showName</w:t>
            </w:r>
            <w:proofErr w:type="spellEnd"/>
            <w:r>
              <w:t>": "1GB/3days",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pid</w:t>
            </w:r>
            <w:proofErr w:type="spellEnd"/>
            <w:r>
              <w:t>": 918,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premark</w:t>
            </w:r>
            <w:proofErr w:type="spellEnd"/>
            <w:r>
              <w:t>": "Plan type: Data only&lt;</w:t>
            </w:r>
            <w:proofErr w:type="spellStart"/>
            <w:r>
              <w:t>br</w:t>
            </w:r>
            <w:proofErr w:type="spellEnd"/>
            <w:r>
              <w:t>&gt;\</w:t>
            </w:r>
            <w:proofErr w:type="spellStart"/>
            <w:r>
              <w:t>nAPN</w:t>
            </w:r>
            <w:proofErr w:type="spellEnd"/>
            <w:r>
              <w:t>: internet&lt;</w:t>
            </w:r>
            <w:proofErr w:type="spellStart"/>
            <w:r>
              <w:t>br</w:t>
            </w:r>
            <w:proofErr w:type="spellEnd"/>
            <w:r>
              <w:t>&gt;\</w:t>
            </w:r>
            <w:proofErr w:type="spellStart"/>
            <w:r>
              <w:t>nActivation</w:t>
            </w:r>
            <w:proofErr w:type="spellEnd"/>
            <w:r>
              <w:t xml:space="preserve"> Policy: The validity period starts when you turn on roaming and the </w:t>
            </w:r>
            <w:proofErr w:type="spellStart"/>
            <w:r>
              <w:t>eSIM</w:t>
            </w:r>
            <w:proofErr w:type="spellEnd"/>
            <w:r>
              <w:t xml:space="preserve"> connects to any supported </w:t>
            </w:r>
            <w:proofErr w:type="gramStart"/>
            <w:r>
              <w:t>network.&lt;</w:t>
            </w:r>
            <w:proofErr w:type="spellStart"/>
            <w:proofErr w:type="gramEnd"/>
            <w:r>
              <w:t>br</w:t>
            </w:r>
            <w:proofErr w:type="spellEnd"/>
            <w:r>
              <w:t>&gt;\</w:t>
            </w:r>
            <w:proofErr w:type="spellStart"/>
            <w:r>
              <w:t>nCancellation</w:t>
            </w:r>
            <w:proofErr w:type="spellEnd"/>
            <w:r>
              <w:t xml:space="preserve"> policy: Order </w:t>
            </w:r>
            <w:proofErr w:type="spellStart"/>
            <w:r>
              <w:t>can not</w:t>
            </w:r>
            <w:proofErr w:type="spellEnd"/>
            <w:r>
              <w:t xml:space="preserve"> be cancelled or refunded once the \"install </w:t>
            </w:r>
            <w:proofErr w:type="spellStart"/>
            <w:r>
              <w:t>eSIM</w:t>
            </w:r>
            <w:proofErr w:type="spellEnd"/>
            <w:r>
              <w:t>\" button is clicked.",</w:t>
            </w:r>
          </w:p>
          <w:p w:rsidR="00B94483" w:rsidRDefault="00496BC2">
            <w:r>
              <w:t xml:space="preserve">                "overlay": null,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expireDays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networkVos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        {</w:t>
            </w:r>
          </w:p>
          <w:p w:rsidR="00B94483" w:rsidRDefault="00496BC2">
            <w:r>
              <w:t xml:space="preserve">                        "</w:t>
            </w:r>
            <w:proofErr w:type="spellStart"/>
            <w:r>
              <w:t>countryCode</w:t>
            </w:r>
            <w:proofErr w:type="spellEnd"/>
            <w:r>
              <w:t>": 586,</w:t>
            </w:r>
          </w:p>
          <w:p w:rsidR="00B94483" w:rsidRDefault="00496BC2">
            <w:r>
              <w:t xml:space="preserve">                        "type": "LTE",</w:t>
            </w:r>
          </w:p>
          <w:p w:rsidR="00B94483" w:rsidRDefault="00496BC2">
            <w:r>
              <w:t xml:space="preserve">                        "operator": "Mobilink",</w:t>
            </w:r>
          </w:p>
          <w:p w:rsidR="00B94483" w:rsidRDefault="00496BC2">
            <w:r>
              <w:lastRenderedPageBreak/>
              <w:t xml:space="preserve">                        "name": "Pakistan"</w:t>
            </w:r>
          </w:p>
          <w:p w:rsidR="00B94483" w:rsidRDefault="00496BC2">
            <w:r>
              <w:t xml:space="preserve">                    }</w:t>
            </w:r>
          </w:p>
          <w:p w:rsidR="00B94483" w:rsidRDefault="00496BC2">
            <w:r>
              <w:t xml:space="preserve">                ],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supportDaypass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openCardFee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minDay</w:t>
            </w:r>
            <w:proofErr w:type="spellEnd"/>
            <w:r>
              <w:t>": 3,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singleDiscountDay</w:t>
            </w:r>
            <w:proofErr w:type="spellEnd"/>
            <w:r>
              <w:t>": 3,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singleDiscount</w:t>
            </w:r>
            <w:proofErr w:type="spellEnd"/>
            <w:r>
              <w:t>": 1,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maxDiscount</w:t>
            </w:r>
            <w:proofErr w:type="spellEnd"/>
            <w:r>
              <w:t>": 15,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maxDay</w:t>
            </w:r>
            <w:proofErr w:type="spellEnd"/>
            <w:r>
              <w:t>": 30,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mustDate</w:t>
            </w:r>
            <w:proofErr w:type="spellEnd"/>
            <w:r>
              <w:t>": 0</w:t>
            </w:r>
            <w:r>
              <w:rPr>
                <w:rFonts w:hint="eastAsia"/>
              </w:rPr>
              <w:t>,</w:t>
            </w:r>
          </w:p>
          <w:p w:rsidR="00B94483" w:rsidRDefault="00496BC2">
            <w:r>
              <w:rPr>
                <w:rFonts w:hint="eastAsia"/>
              </w:rPr>
              <w:t xml:space="preserve">                </w:t>
            </w:r>
            <w:r>
              <w:t>“</w:t>
            </w:r>
            <w:r>
              <w:rPr>
                <w:rFonts w:hint="eastAsia"/>
              </w:rPr>
              <w:t>apiCode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586-0-3-1-G</w:t>
            </w:r>
            <w:r>
              <w:t>”</w:t>
            </w:r>
          </w:p>
          <w:p w:rsidR="00B94483" w:rsidRDefault="00496BC2">
            <w:r>
              <w:t xml:space="preserve">            },</w:t>
            </w:r>
          </w:p>
          <w:p w:rsidR="00B94483" w:rsidRDefault="00496BC2">
            <w:r>
              <w:t xml:space="preserve">            ......</w:t>
            </w:r>
          </w:p>
          <w:p w:rsidR="00B94483" w:rsidRDefault="00496BC2">
            <w:r>
              <w:t xml:space="preserve">        ],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supportCountry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expirydate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countryImageUrlDtoList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{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imageUrl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/phoneImage/202404//9d8145c1-49d6-43e7-a035-82bc6ff17245.jpg",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countryCode</w:t>
            </w:r>
            <w:proofErr w:type="spellEnd"/>
            <w:r>
              <w:t>": 586,</w:t>
            </w:r>
          </w:p>
          <w:p w:rsidR="00B94483" w:rsidRDefault="00496BC2">
            <w:r>
              <w:t xml:space="preserve">                "name": "巴基斯坦",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nameEn</w:t>
            </w:r>
            <w:proofErr w:type="spellEnd"/>
            <w:r>
              <w:t>": "Pakistan"</w:t>
            </w:r>
          </w:p>
          <w:p w:rsidR="00B94483" w:rsidRDefault="00496BC2">
            <w:r>
              <w:t xml:space="preserve">            }</w:t>
            </w:r>
          </w:p>
          <w:p w:rsidR="00B94483" w:rsidRDefault="00496BC2">
            <w:r>
              <w:t xml:space="preserve">        ]</w:t>
            </w:r>
          </w:p>
          <w:p w:rsidR="00B94483" w:rsidRDefault="00496BC2">
            <w:r>
              <w:t xml:space="preserve">    }</w:t>
            </w:r>
          </w:p>
          <w:p w:rsidR="00B94483" w:rsidRDefault="00496BC2">
            <w:r>
              <w:t>}</w:t>
            </w:r>
          </w:p>
        </w:tc>
      </w:tr>
    </w:tbl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146" w:name="_Toc31216"/>
      <w:r>
        <w:rPr>
          <w:rFonts w:eastAsia="SimSun" w:hint="eastAsia"/>
        </w:rPr>
        <w:lastRenderedPageBreak/>
        <w:t>Get the package details supported by the ICCID</w:t>
      </w:r>
      <w:bookmarkEnd w:id="146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47" w:name="_Toc3004"/>
      <w:r>
        <w:rPr>
          <w:rFonts w:ascii="SimSun" w:eastAsia="SimSun" w:hAnsi="SimSun" w:cs="SimSun" w:hint="eastAsia"/>
        </w:rPr>
        <w:t>Interface Description</w:t>
      </w:r>
      <w:bookmarkEnd w:id="147"/>
    </w:p>
    <w:p w:rsidR="00B94483" w:rsidRDefault="00496BC2">
      <w:pPr>
        <w:pStyle w:val="Textoindependienteprimerasangra"/>
        <w:ind w:firstLine="480"/>
      </w:pPr>
      <w:r>
        <w:rPr>
          <w:rFonts w:hint="eastAsia"/>
        </w:rPr>
        <w:t>Get the package details supported by the ICCID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48" w:name="_Toc6033"/>
      <w:r>
        <w:rPr>
          <w:rFonts w:ascii="SimSun" w:eastAsia="SimSun" w:hAnsi="SimSun" w:cs="SimSun" w:hint="eastAsia"/>
        </w:rPr>
        <w:t>Interface constraints</w:t>
      </w:r>
      <w:bookmarkEnd w:id="148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278"/>
        <w:gridCol w:w="2449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44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iccid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49" w:name="_Toc30994"/>
      <w:r>
        <w:rPr>
          <w:rFonts w:ascii="SimSun" w:eastAsia="SimSun" w:hAnsi="SimSun" w:cs="SimSun" w:hint="eastAsia"/>
        </w:rPr>
        <w:t>Interface name</w:t>
      </w:r>
      <w:bookmarkEnd w:id="149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</w:t>
      </w:r>
      <w:r>
        <w:rPr>
          <w:rFonts w:ascii="Helvetica Neue" w:eastAsia="SimSun" w:hAnsi="Helvetica Neue" w:cs="SimSun" w:hint="eastAsia"/>
          <w:sz w:val="21"/>
          <w:szCs w:val="21"/>
        </w:rPr>
        <w:t>getIccidSupportPackageInfo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50" w:name="_Toc11134"/>
      <w:r>
        <w:rPr>
          <w:rFonts w:ascii="SimSun" w:eastAsia="SimSun" w:hAnsi="SimSun" w:cs="SimSun" w:hint="eastAsia"/>
        </w:rPr>
        <w:t>Return constraints</w:t>
      </w:r>
      <w:bookmarkEnd w:id="150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rPr>
          <w:rFonts w:hint="eastAsia"/>
        </w:rPr>
        <w:t>The content data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skuid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t>Sku's</w:t>
            </w:r>
            <w:proofErr w:type="spellEnd"/>
            <w:r>
              <w:t xml:space="preserve">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d</w:t>
            </w:r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tailId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Order details 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imageUrl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Product icon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Product name in Chinese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dis</w:t>
            </w:r>
            <w:r>
              <w:rPr>
                <w:rFonts w:ascii="SimSun" w:hAnsi="SimSun"/>
              </w:rPr>
              <w:t>playEn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Product name in English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esim</w:t>
            </w:r>
            <w:r>
              <w:rPr>
                <w:rFonts w:ascii="SimSun" w:hAnsi="SimSun"/>
              </w:rPr>
              <w:t>packageDtoList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t>esim</w:t>
            </w:r>
            <w:proofErr w:type="spellEnd"/>
            <w:r>
              <w:t xml:space="preserve"> package collection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  <w:r>
              <w:rPr>
                <w:rFonts w:ascii="SimSun" w:hAnsi="SimSun"/>
              </w:rPr>
              <w:t>&lt;</w:t>
            </w:r>
            <w:proofErr w:type="spellStart"/>
            <w:r>
              <w:rPr>
                <w:rFonts w:ascii="SimSun" w:hAnsi="SimSun"/>
              </w:rPr>
              <w:t>EsimPackageDto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upportCountry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Supported Countries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  <w:r>
              <w:rPr>
                <w:rFonts w:ascii="SimSun" w:hAnsi="SimSun"/>
              </w:rPr>
              <w:t>&lt;String&gt;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xpirydate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Expired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</w:t>
            </w:r>
            <w:r>
              <w:rPr>
                <w:rFonts w:ascii="SimSun" w:hAnsi="SimSun"/>
              </w:rPr>
              <w:t>ate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countryImageUrlDtoList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List of country icon information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List&lt;</w:t>
            </w:r>
            <w:proofErr w:type="spellStart"/>
            <w:r>
              <w:rPr>
                <w:rFonts w:ascii="SimSun" w:hAnsi="SimSun"/>
              </w:rPr>
              <w:t>CountryImageUrlDto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</w:tbl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>Return Format</w:t>
      </w:r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hAnsi="SimSun"/>
        </w:rPr>
        <w:t>EsimPackageDto</w:t>
      </w:r>
      <w:proofErr w:type="spellEnd"/>
      <w:r>
        <w:rPr>
          <w:rFonts w:ascii="SimSun" w:hAnsi="SimSun"/>
        </w:rPr>
        <w:t xml:space="preserve"> </w:t>
      </w:r>
      <w:r>
        <w:rPr>
          <w:rFonts w:hint="eastAsia"/>
        </w:rPr>
        <w:t>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flows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Number of Package Traffic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lastRenderedPageBreak/>
              <w:t>days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Days of validity of package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unit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Traffic unit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GB/MB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rice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Package Price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Double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riceid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Unique Identification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flowType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Renewable or not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0 - renewable, 1 - non-renewable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ountryImageUrlDtoList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List of Country Icons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List&lt;</w:t>
            </w:r>
            <w:proofErr w:type="spellStart"/>
            <w:r>
              <w:rPr>
                <w:rFonts w:ascii="SimSun" w:hAnsi="SimSun"/>
              </w:rPr>
              <w:t>CountryImageUrlDto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howName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Display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remark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descriptive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xpireDays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Expired Policy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0 - effective immediately, non-zero - expires after n days, or 30 days a month in the case of months.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n</w:t>
            </w:r>
            <w:r>
              <w:rPr>
                <w:rFonts w:ascii="SimSun" w:hAnsi="SimSun"/>
              </w:rPr>
              <w:t>etworkDtoList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Network Support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List&lt;</w:t>
            </w:r>
            <w:proofErr w:type="spellStart"/>
            <w:r>
              <w:rPr>
                <w:rFonts w:ascii="SimSun" w:hAnsi="SimSun"/>
              </w:rPr>
              <w:t>NetworkDto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upportDaypass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Whether the day package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0-Regular package, 1-Inclusive package</w:t>
            </w:r>
            <w:r>
              <w:rPr>
                <w:rFonts w:ascii="SimSun" w:hAnsi="SimSun" w:hint="eastAsia"/>
              </w:rPr>
              <w:t>，</w:t>
            </w:r>
            <w:r>
              <w:rPr>
                <w:rFonts w:ascii="SimSun" w:hAnsi="SimSun" w:hint="eastAsia"/>
              </w:rPr>
              <w:t xml:space="preserve"> </w:t>
            </w:r>
            <w:r>
              <w:rPr>
                <w:rFonts w:ascii="SimSun" w:hAnsi="SimSun"/>
              </w:rPr>
              <w:t>2-</w:t>
            </w:r>
            <w:r>
              <w:rPr>
                <w:rFonts w:ascii="SimSun" w:hAnsi="SimSun" w:hint="eastAsia"/>
              </w:rPr>
              <w:t>Enum</w:t>
            </w:r>
            <w:r>
              <w:rPr>
                <w:rFonts w:ascii="SimSun" w:hAnsi="SimSun"/>
              </w:rPr>
              <w:t xml:space="preserve"> package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penCardFee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Card Opening Fee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in</w:t>
            </w:r>
            <w:r>
              <w:rPr>
                <w:rFonts w:ascii="SimSun" w:hAnsi="SimSun" w:hint="eastAsia"/>
              </w:rPr>
              <w:t>Day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Minimum number of days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ingleDiscountDay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Number of days for word discount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ingleDiscount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Word Discount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lastRenderedPageBreak/>
              <w:t>m</w:t>
            </w:r>
            <w:r>
              <w:rPr>
                <w:rFonts w:ascii="SimSun" w:hAnsi="SimSun"/>
              </w:rPr>
              <w:t>axDiscount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Maximum Discount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axDay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Maximum Days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m</w:t>
            </w:r>
            <w:r>
              <w:rPr>
                <w:rFonts w:ascii="SimSun" w:hAnsi="SimSun"/>
              </w:rPr>
              <w:t>ustDate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Date required or not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1-Required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apiCpde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Unique identifier for the package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99911-0-?-500-M-D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>Return Format</w:t>
      </w:r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hAnsi="SimSun"/>
        </w:rPr>
        <w:t>CountryImageUrlDto</w:t>
      </w:r>
      <w:proofErr w:type="spellEnd"/>
      <w:r>
        <w:rPr>
          <w:rFonts w:ascii="SimSun" w:hAnsi="SimSun"/>
        </w:rPr>
        <w:t xml:space="preserve"> </w:t>
      </w:r>
      <w:r>
        <w:rPr>
          <w:rFonts w:hint="eastAsia"/>
        </w:rPr>
        <w:t>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imageUrl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Icon Links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n</w:t>
            </w:r>
            <w:r>
              <w:rPr>
                <w:rFonts w:ascii="SimSun" w:hAnsi="SimSun"/>
              </w:rPr>
              <w:t>ameEn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Name (English)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>Return Format</w:t>
      </w:r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hAnsi="SimSun"/>
        </w:rPr>
        <w:t>CountryImageUrlDto</w:t>
      </w:r>
      <w:proofErr w:type="spellEnd"/>
      <w:r>
        <w:rPr>
          <w:rFonts w:ascii="SimSun" w:hAnsi="SimSun"/>
        </w:rPr>
        <w:t xml:space="preserve"> </w:t>
      </w:r>
      <w:r>
        <w:rPr>
          <w:rFonts w:hint="eastAsia"/>
        </w:rPr>
        <w:t>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t</w:t>
            </w:r>
            <w:r>
              <w:rPr>
                <w:rFonts w:ascii="SimSun" w:hAnsi="SimSun" w:hint="eastAsia"/>
              </w:rPr>
              <w:t>ype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Network Type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0</w:t>
            </w:r>
            <w:r>
              <w:rPr>
                <w:rFonts w:ascii="SimSun" w:hAnsi="SimSun"/>
              </w:rPr>
              <w:t>-3G 1-LTE 2-5G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operator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Carrier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namecn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lastRenderedPageBreak/>
              <w:t>n</w:t>
            </w:r>
            <w:r>
              <w:rPr>
                <w:rFonts w:ascii="SimSun" w:hAnsi="SimSun"/>
              </w:rPr>
              <w:t>ameen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Country Name (English)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51" w:name="_Toc7583"/>
      <w:r>
        <w:rPr>
          <w:rFonts w:ascii="SimSun" w:eastAsia="SimSun" w:hAnsi="SimSun" w:cs="SimSun" w:hint="eastAsia"/>
        </w:rPr>
        <w:t>Return Form</w:t>
      </w:r>
      <w:bookmarkEnd w:id="151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success：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"0",</w:t>
            </w:r>
          </w:p>
          <w:p w:rsidR="00B94483" w:rsidRDefault="00496BC2">
            <w:r>
              <w:t xml:space="preserve">    "message": "</w:t>
            </w:r>
            <w:r>
              <w:rPr>
                <w:rFonts w:hint="eastAsia"/>
              </w:rPr>
              <w:t>success</w:t>
            </w:r>
            <w:r>
              <w:t>",</w:t>
            </w:r>
          </w:p>
          <w:p w:rsidR="00B94483" w:rsidRDefault="00496BC2">
            <w:r>
              <w:t xml:space="preserve">    "data": {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skuid</w:t>
            </w:r>
            <w:proofErr w:type="spellEnd"/>
            <w:r>
              <w:t>": 45,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detailId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countrycode</w:t>
            </w:r>
            <w:proofErr w:type="spellEnd"/>
            <w:r>
              <w:t>": "40",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imageUrl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/phoneImage/202009//af0c08eb-6f95-479d-843c-0638e1fc32fa.jpg",</w:t>
            </w:r>
          </w:p>
          <w:p w:rsidR="00B94483" w:rsidRDefault="00496BC2">
            <w:r>
              <w:t xml:space="preserve">        "display": "奥地利",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displayEn</w:t>
            </w:r>
            <w:proofErr w:type="spellEnd"/>
            <w:r>
              <w:t>": "Austria",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esimPackageDtoList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{</w:t>
            </w:r>
          </w:p>
          <w:p w:rsidR="00B94483" w:rsidRDefault="00496BC2">
            <w:r>
              <w:t xml:space="preserve">                "flows": 1,</w:t>
            </w:r>
          </w:p>
          <w:p w:rsidR="00B94483" w:rsidRDefault="00496BC2">
            <w:r>
              <w:t xml:space="preserve">                "days": 3,</w:t>
            </w:r>
          </w:p>
          <w:p w:rsidR="00B94483" w:rsidRDefault="00496BC2">
            <w:r>
              <w:t xml:space="preserve">                "unit": "GB",</w:t>
            </w:r>
          </w:p>
          <w:p w:rsidR="00B94483" w:rsidRDefault="00496BC2">
            <w:r>
              <w:t xml:space="preserve">                "price": 2.66,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priceid</w:t>
            </w:r>
            <w:proofErr w:type="spellEnd"/>
            <w:r>
              <w:t>": 441,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flowType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countryImageUrlDtoList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showName</w:t>
            </w:r>
            <w:proofErr w:type="spellEnd"/>
            <w:r>
              <w:t>": "",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pid</w:t>
            </w:r>
            <w:proofErr w:type="spellEnd"/>
            <w:r>
              <w:t>": 52,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premark</w:t>
            </w:r>
            <w:proofErr w:type="spellEnd"/>
            <w:r>
              <w:t>": "Plan type: Data only&lt;</w:t>
            </w:r>
            <w:proofErr w:type="spellStart"/>
            <w:r>
              <w:t>br</w:t>
            </w:r>
            <w:proofErr w:type="spellEnd"/>
            <w:r>
              <w:t>&gt;\</w:t>
            </w:r>
            <w:proofErr w:type="spellStart"/>
            <w:r>
              <w:t>nAPN</w:t>
            </w:r>
            <w:proofErr w:type="spellEnd"/>
            <w:r>
              <w:t>: internet&lt;</w:t>
            </w:r>
            <w:proofErr w:type="spellStart"/>
            <w:r>
              <w:t>br</w:t>
            </w:r>
            <w:proofErr w:type="spellEnd"/>
            <w:r>
              <w:t>&gt;\</w:t>
            </w:r>
            <w:proofErr w:type="spellStart"/>
            <w:r>
              <w:t>nActivation</w:t>
            </w:r>
            <w:proofErr w:type="spellEnd"/>
            <w:r>
              <w:t xml:space="preserve"> Policy: The validity period starts when you turn on roaming and the </w:t>
            </w:r>
            <w:proofErr w:type="spellStart"/>
            <w:r>
              <w:t>eSIM</w:t>
            </w:r>
            <w:proofErr w:type="spellEnd"/>
            <w:r>
              <w:t xml:space="preserve"> connects to any </w:t>
            </w:r>
            <w:r>
              <w:lastRenderedPageBreak/>
              <w:t xml:space="preserve">supported </w:t>
            </w:r>
            <w:proofErr w:type="gramStart"/>
            <w:r>
              <w:t>network.&lt;</w:t>
            </w:r>
            <w:proofErr w:type="spellStart"/>
            <w:proofErr w:type="gramEnd"/>
            <w:r>
              <w:t>br</w:t>
            </w:r>
            <w:proofErr w:type="spellEnd"/>
            <w:r>
              <w:t>&gt;\</w:t>
            </w:r>
            <w:proofErr w:type="spellStart"/>
            <w:r>
              <w:t>nCancellation</w:t>
            </w:r>
            <w:proofErr w:type="spellEnd"/>
            <w:r>
              <w:t xml:space="preserve"> policy: Order </w:t>
            </w:r>
            <w:proofErr w:type="spellStart"/>
            <w:r>
              <w:t>can not</w:t>
            </w:r>
            <w:proofErr w:type="spellEnd"/>
            <w:r>
              <w:t xml:space="preserve"> be cancelled or refunded once the \"install </w:t>
            </w:r>
            <w:proofErr w:type="spellStart"/>
            <w:r>
              <w:t>eSIM</w:t>
            </w:r>
            <w:proofErr w:type="spellEnd"/>
            <w:r>
              <w:t>\" button is clicked.",</w:t>
            </w:r>
          </w:p>
          <w:p w:rsidR="00B94483" w:rsidRDefault="00496BC2">
            <w:r>
              <w:t xml:space="preserve">                "overlay": 1,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expireDays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networkDtoList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        {</w:t>
            </w:r>
          </w:p>
          <w:p w:rsidR="00B94483" w:rsidRDefault="00496BC2">
            <w:r>
              <w:t xml:space="preserve">                        "type": "LTE",</w:t>
            </w:r>
          </w:p>
          <w:p w:rsidR="00B94483" w:rsidRDefault="00496BC2">
            <w:r>
              <w:t xml:space="preserve">                        "operator": "A1.net",</w:t>
            </w:r>
          </w:p>
          <w:p w:rsidR="00B94483" w:rsidRDefault="00496BC2">
            <w:r>
              <w:t xml:space="preserve">                        "</w:t>
            </w:r>
            <w:proofErr w:type="spellStart"/>
            <w:r>
              <w:t>namecn</w:t>
            </w:r>
            <w:proofErr w:type="spellEnd"/>
            <w:r>
              <w:t>": "奥地利",</w:t>
            </w:r>
          </w:p>
          <w:p w:rsidR="00B94483" w:rsidRDefault="00496BC2">
            <w:r>
              <w:t xml:space="preserve">                        "</w:t>
            </w:r>
            <w:proofErr w:type="spellStart"/>
            <w:r>
              <w:t>nameen</w:t>
            </w:r>
            <w:proofErr w:type="spellEnd"/>
            <w:r>
              <w:t>": "Austria"</w:t>
            </w:r>
          </w:p>
          <w:p w:rsidR="00B94483" w:rsidRDefault="00496BC2">
            <w:r>
              <w:t xml:space="preserve">                    },</w:t>
            </w:r>
          </w:p>
          <w:p w:rsidR="00B94483" w:rsidRDefault="00496BC2">
            <w:r>
              <w:t xml:space="preserve">                    {</w:t>
            </w:r>
          </w:p>
          <w:p w:rsidR="00B94483" w:rsidRDefault="00496BC2">
            <w:r>
              <w:t xml:space="preserve">                        "type": "LTE",</w:t>
            </w:r>
          </w:p>
          <w:p w:rsidR="00B94483" w:rsidRDefault="00496BC2">
            <w:r>
              <w:t xml:space="preserve">                        "operator": "Hutchison 3G ",</w:t>
            </w:r>
          </w:p>
          <w:p w:rsidR="00B94483" w:rsidRDefault="00496BC2">
            <w:r>
              <w:t xml:space="preserve">                        "</w:t>
            </w:r>
            <w:proofErr w:type="spellStart"/>
            <w:r>
              <w:t>namecn</w:t>
            </w:r>
            <w:proofErr w:type="spellEnd"/>
            <w:r>
              <w:t>": "奥地利",</w:t>
            </w:r>
          </w:p>
          <w:p w:rsidR="00B94483" w:rsidRDefault="00496BC2">
            <w:r>
              <w:t xml:space="preserve">                        "</w:t>
            </w:r>
            <w:proofErr w:type="spellStart"/>
            <w:r>
              <w:t>nameen</w:t>
            </w:r>
            <w:proofErr w:type="spellEnd"/>
            <w:r>
              <w:t>": "Austria"</w:t>
            </w:r>
          </w:p>
          <w:p w:rsidR="00B94483" w:rsidRDefault="00496BC2">
            <w:r>
              <w:t xml:space="preserve">                    }</w:t>
            </w:r>
          </w:p>
          <w:p w:rsidR="00B94483" w:rsidRDefault="00496BC2">
            <w:r>
              <w:t xml:space="preserve">                ],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supportDaypass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openCardFee</w:t>
            </w:r>
            <w:proofErr w:type="spellEnd"/>
            <w:r>
              <w:t>": 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minDay</w:t>
            </w:r>
            <w:proofErr w:type="spellEnd"/>
            <w:r>
              <w:t>": 3,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singleDiscountDay</w:t>
            </w:r>
            <w:proofErr w:type="spellEnd"/>
            <w:r>
              <w:t>": 3,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singleDiscount</w:t>
            </w:r>
            <w:proofErr w:type="spellEnd"/>
            <w:r>
              <w:t>": 1,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maxDiscount</w:t>
            </w:r>
            <w:proofErr w:type="spellEnd"/>
            <w:r>
              <w:t>": 15,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maxDay</w:t>
            </w:r>
            <w:proofErr w:type="spellEnd"/>
            <w:r>
              <w:t>": 30,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mustDate</w:t>
            </w:r>
            <w:proofErr w:type="spellEnd"/>
            <w:r>
              <w:t>": 0</w:t>
            </w:r>
            <w:r>
              <w:rPr>
                <w:rFonts w:hint="eastAsia"/>
              </w:rPr>
              <w:t>,</w:t>
            </w:r>
          </w:p>
          <w:p w:rsidR="00B94483" w:rsidRDefault="00496BC2">
            <w:r>
              <w:rPr>
                <w:rFonts w:hint="eastAsia"/>
              </w:rPr>
              <w:t xml:space="preserve">                </w:t>
            </w:r>
            <w:r>
              <w:t>“</w:t>
            </w:r>
            <w:r>
              <w:rPr>
                <w:rFonts w:hint="eastAsia"/>
              </w:rPr>
              <w:t>apiCode</w:t>
            </w:r>
            <w:r>
              <w:t>”</w:t>
            </w:r>
            <w:r>
              <w:rPr>
                <w:rFonts w:hint="eastAsia"/>
              </w:rPr>
              <w:t>:</w:t>
            </w:r>
            <w:r>
              <w:t>”</w:t>
            </w:r>
            <w:r>
              <w:rPr>
                <w:rFonts w:hint="eastAsia"/>
              </w:rPr>
              <w:t>40-0-3-1-G</w:t>
            </w:r>
            <w:r>
              <w:t>”</w:t>
            </w:r>
          </w:p>
          <w:p w:rsidR="00B94483" w:rsidRDefault="00496BC2">
            <w:r>
              <w:t xml:space="preserve">            }</w:t>
            </w:r>
          </w:p>
          <w:p w:rsidR="00B94483" w:rsidRDefault="00496BC2">
            <w:r>
              <w:t xml:space="preserve">        ],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supportCountry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"Austria"</w:t>
            </w:r>
          </w:p>
          <w:p w:rsidR="00B94483" w:rsidRDefault="00496BC2">
            <w:r>
              <w:lastRenderedPageBreak/>
              <w:t xml:space="preserve">        ],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expirydate</w:t>
            </w:r>
            <w:proofErr w:type="spellEnd"/>
            <w:r>
              <w:t>": null,</w:t>
            </w:r>
          </w:p>
          <w:p w:rsidR="00B94483" w:rsidRDefault="00496BC2">
            <w:r>
              <w:t xml:space="preserve">        "</w:t>
            </w:r>
            <w:proofErr w:type="spellStart"/>
            <w:r>
              <w:t>countryImageUrlDtoList</w:t>
            </w:r>
            <w:proofErr w:type="spellEnd"/>
            <w:r>
              <w:t>": [</w:t>
            </w:r>
          </w:p>
          <w:p w:rsidR="00B94483" w:rsidRDefault="00496BC2">
            <w:r>
              <w:t xml:space="preserve">            {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imageUrl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/phoneImage/202009//50948d3f-e32a-499e-a38e-c55ce6f9be52.jpg",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countryCode</w:t>
            </w:r>
            <w:proofErr w:type="spellEnd"/>
            <w:r>
              <w:t>": 40,</w:t>
            </w:r>
          </w:p>
          <w:p w:rsidR="00B94483" w:rsidRDefault="00496BC2">
            <w:r>
              <w:t xml:space="preserve">                "name": "奥地利",</w:t>
            </w:r>
          </w:p>
          <w:p w:rsidR="00B94483" w:rsidRDefault="00496BC2">
            <w:r>
              <w:t xml:space="preserve">                "</w:t>
            </w:r>
            <w:proofErr w:type="spellStart"/>
            <w:r>
              <w:t>nameEn</w:t>
            </w:r>
            <w:proofErr w:type="spellEnd"/>
            <w:r>
              <w:t>": "Austria"</w:t>
            </w:r>
          </w:p>
          <w:p w:rsidR="00B94483" w:rsidRDefault="00496BC2">
            <w:r>
              <w:t xml:space="preserve">            }</w:t>
            </w:r>
          </w:p>
          <w:p w:rsidR="00B94483" w:rsidRDefault="00496BC2">
            <w:r>
              <w:t xml:space="preserve">        ]</w:t>
            </w:r>
          </w:p>
          <w:p w:rsidR="00B94483" w:rsidRDefault="00496BC2">
            <w:r>
              <w:t xml:space="preserve">    }</w:t>
            </w:r>
          </w:p>
          <w:p w:rsidR="00B94483" w:rsidRDefault="00496BC2">
            <w:r>
              <w:t>}</w:t>
            </w:r>
          </w:p>
          <w:p w:rsidR="00B94483" w:rsidRDefault="00B94483"/>
          <w:p w:rsidR="00B94483" w:rsidRDefault="00496BC2">
            <w:r>
              <w:rPr>
                <w:rFonts w:hint="eastAsia"/>
              </w:rPr>
              <w:t>fail：</w:t>
            </w:r>
          </w:p>
          <w:p w:rsidR="00B94483" w:rsidRDefault="00496BC2">
            <w:r>
              <w:t>{ "code": -1, "message": "</w:t>
            </w:r>
            <w:r>
              <w:rPr>
                <w:rFonts w:hint="eastAsia"/>
              </w:rPr>
              <w:t>token</w:t>
            </w:r>
            <w:r>
              <w:t xml:space="preserve"> </w:t>
            </w:r>
            <w:proofErr w:type="spellStart"/>
            <w:r>
              <w:t>expire","data</w:t>
            </w:r>
            <w:proofErr w:type="spellEnd"/>
            <w:r>
              <w:t>": ""}</w:t>
            </w:r>
          </w:p>
          <w:p w:rsidR="00B94483" w:rsidRDefault="00496BC2">
            <w:r>
              <w:t>{ "code": -2, "message": " params is not null ","data": ""}</w:t>
            </w:r>
          </w:p>
          <w:p w:rsidR="00B94483" w:rsidRDefault="00496BC2">
            <w:r>
              <w:t>{ "code": -</w:t>
            </w:r>
            <w:r>
              <w:rPr>
                <w:rFonts w:hint="eastAsia"/>
              </w:rPr>
              <w:t>10</w:t>
            </w:r>
            <w:r>
              <w:t xml:space="preserve">, "message": " </w:t>
            </w:r>
            <w:proofErr w:type="spellStart"/>
            <w:r>
              <w:rPr>
                <w:rFonts w:hint="eastAsia"/>
              </w:rPr>
              <w:t>dpId</w:t>
            </w:r>
            <w:proofErr w:type="spellEnd"/>
            <w:r>
              <w:t xml:space="preserve"> is null ","data": ""}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-30,</w:t>
            </w:r>
          </w:p>
          <w:p w:rsidR="00B94483" w:rsidRDefault="00496BC2">
            <w:r>
              <w:t xml:space="preserve">    "message": "sign wrong",</w:t>
            </w:r>
          </w:p>
          <w:p w:rsidR="00B94483" w:rsidRDefault="00496BC2">
            <w:r>
              <w:t xml:space="preserve">    "data": "sign wrong"</w:t>
            </w:r>
          </w:p>
          <w:p w:rsidR="00B94483" w:rsidRDefault="00496BC2">
            <w:r>
              <w:t>}</w:t>
            </w:r>
          </w:p>
        </w:tc>
      </w:tr>
    </w:tbl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152" w:name="_Toc27624"/>
      <w:r>
        <w:rPr>
          <w:rFonts w:eastAsia="SimSun"/>
        </w:rPr>
        <w:lastRenderedPageBreak/>
        <w:t>Query SIM</w:t>
      </w:r>
      <w:r>
        <w:rPr>
          <w:rFonts w:eastAsia="SimSun" w:hint="eastAsia"/>
        </w:rPr>
        <w:t xml:space="preserve"> Card</w:t>
      </w:r>
      <w:r>
        <w:rPr>
          <w:rFonts w:eastAsia="SimSun"/>
        </w:rPr>
        <w:t xml:space="preserve"> Order Information </w:t>
      </w:r>
      <w:proofErr w:type="gramStart"/>
      <w:r>
        <w:rPr>
          <w:rFonts w:eastAsia="SimSun"/>
        </w:rPr>
        <w:t>List</w:t>
      </w:r>
      <w:r>
        <w:rPr>
          <w:rFonts w:eastAsia="SimSun" w:hint="eastAsia"/>
        </w:rPr>
        <w:t>(</w:t>
      </w:r>
      <w:proofErr w:type="gramEnd"/>
      <w:r>
        <w:rPr>
          <w:rFonts w:eastAsia="SimSun" w:hint="eastAsia"/>
        </w:rPr>
        <w:t xml:space="preserve">Supports: </w:t>
      </w:r>
      <w:proofErr w:type="spellStart"/>
      <w:r>
        <w:rPr>
          <w:rFonts w:eastAsia="SimSun" w:hint="eastAsia"/>
        </w:rPr>
        <w:t>eSIM</w:t>
      </w:r>
      <w:proofErr w:type="spellEnd"/>
      <w:r>
        <w:rPr>
          <w:rFonts w:eastAsia="SimSun" w:hint="eastAsia"/>
        </w:rPr>
        <w:t xml:space="preserve"> and physical SIM card renewal)</w:t>
      </w:r>
      <w:bookmarkEnd w:id="152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53" w:name="_Toc28312"/>
      <w:r>
        <w:rPr>
          <w:rFonts w:ascii="SimSun" w:eastAsia="SimSun" w:hAnsi="SimSun" w:cs="SimSun" w:hint="eastAsia"/>
        </w:rPr>
        <w:t>Interface Description</w:t>
      </w:r>
      <w:bookmarkEnd w:id="153"/>
    </w:p>
    <w:p w:rsidR="00B94483" w:rsidRDefault="00496BC2">
      <w:pPr>
        <w:pStyle w:val="Textoindependienteprimerasangra"/>
        <w:ind w:firstLineChars="0" w:firstLine="420"/>
      </w:pPr>
      <w:r>
        <w:t xml:space="preserve">Retrieve the SIM </w:t>
      </w:r>
      <w:r>
        <w:rPr>
          <w:rFonts w:hint="eastAsia"/>
        </w:rPr>
        <w:t xml:space="preserve">Card </w:t>
      </w:r>
      <w:r>
        <w:t xml:space="preserve">order information list based on the query conditions and the specified number of </w:t>
      </w:r>
      <w:proofErr w:type="gramStart"/>
      <w:r>
        <w:t>orders.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Supports: </w:t>
      </w:r>
      <w:proofErr w:type="spellStart"/>
      <w:r>
        <w:rPr>
          <w:rFonts w:hint="eastAsia"/>
        </w:rPr>
        <w:t>eSIM</w:t>
      </w:r>
      <w:proofErr w:type="spellEnd"/>
      <w:r>
        <w:rPr>
          <w:rFonts w:hint="eastAsia"/>
        </w:rPr>
        <w:t xml:space="preserve"> and physical SIM cards).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54" w:name="_Toc21695"/>
      <w:r>
        <w:rPr>
          <w:rFonts w:ascii="SimSun" w:eastAsia="SimSun" w:hAnsi="SimSun" w:cs="SimSun" w:hint="eastAsia"/>
        </w:rPr>
        <w:t>Interface constraints</w:t>
      </w:r>
      <w:bookmarkEnd w:id="154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1008"/>
        <w:gridCol w:w="709"/>
        <w:gridCol w:w="2835"/>
        <w:gridCol w:w="1837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83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1837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835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orderNum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2835" w:type="dxa"/>
          </w:tcPr>
          <w:p w:rsidR="00B94483" w:rsidRDefault="00496BC2">
            <w:pPr>
              <w:rPr>
                <w:rFonts w:ascii="Shruti" w:hAnsi="Shruti"/>
              </w:rPr>
            </w:pPr>
            <w:r>
              <w:t>Order Number</w:t>
            </w: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iccid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2835" w:type="dxa"/>
          </w:tcPr>
          <w:p w:rsidR="00B94483" w:rsidRDefault="00496BC2">
            <w:pPr>
              <w:rPr>
                <w:rFonts w:ascii="Shruti" w:hAnsi="Shruti"/>
              </w:rPr>
            </w:pPr>
            <w:r>
              <w:rPr>
                <w:rFonts w:hint="eastAsia"/>
              </w:rPr>
              <w:t>Single ICCID query</w:t>
            </w: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4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subTime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2835" w:type="dxa"/>
          </w:tcPr>
          <w:p w:rsidR="00B94483" w:rsidRDefault="00496BC2">
            <w:r>
              <w:t xml:space="preserve">Order Time </w:t>
            </w:r>
            <w:r>
              <w:rPr>
                <w:rFonts w:hint="eastAsia"/>
              </w:rPr>
              <w:t>(If all parameters are not filled in, the default query is the time in the past three months)</w:t>
            </w:r>
          </w:p>
        </w:tc>
        <w:tc>
          <w:tcPr>
            <w:tcW w:w="183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2024/12/01-2024/12/31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5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status</w:t>
            </w:r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2835" w:type="dxa"/>
          </w:tcPr>
          <w:p w:rsidR="00B94483" w:rsidRDefault="00496BC2">
            <w:r>
              <w:t xml:space="preserve">Order Status </w:t>
            </w:r>
            <w:r>
              <w:rPr>
                <w:rFonts w:hint="eastAsia"/>
              </w:rPr>
              <w:t xml:space="preserve">(0: normal, paid; -1: not paid, 2: canceled; 3: voided; 4: partially unsubscribed; 5: </w:t>
            </w:r>
            <w:r>
              <w:rPr>
                <w:rFonts w:hint="eastAsia"/>
              </w:rPr>
              <w:lastRenderedPageBreak/>
              <w:t>ended, 6: unsubscribed in process, 7: partially unsubscribed in process)</w:t>
            </w: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6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packetName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 xml:space="preserve">String </w:t>
            </w:r>
          </w:p>
        </w:tc>
        <w:tc>
          <w:tcPr>
            <w:tcW w:w="709" w:type="dxa"/>
          </w:tcPr>
          <w:p w:rsidR="00B94483" w:rsidRDefault="00496BC2">
            <w:pPr>
              <w:tabs>
                <w:tab w:val="left" w:pos="433"/>
              </w:tabs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2835" w:type="dxa"/>
          </w:tcPr>
          <w:p w:rsidR="00B94483" w:rsidRDefault="00496BC2">
            <w:r>
              <w:t>Package Name</w:t>
            </w:r>
          </w:p>
        </w:tc>
        <w:tc>
          <w:tcPr>
            <w:tcW w:w="183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Asia 8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7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outerOrderId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709" w:type="dxa"/>
          </w:tcPr>
          <w:p w:rsidR="00B94483" w:rsidRDefault="00496BC2">
            <w:pPr>
              <w:tabs>
                <w:tab w:val="left" w:pos="390"/>
              </w:tabs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  <w:r>
              <w:rPr>
                <w:rFonts w:ascii="Shruti" w:hAnsi="Shruti" w:hint="eastAsia"/>
              </w:rPr>
              <w:tab/>
            </w:r>
          </w:p>
        </w:tc>
        <w:tc>
          <w:tcPr>
            <w:tcW w:w="2835" w:type="dxa"/>
          </w:tcPr>
          <w:p w:rsidR="00B94483" w:rsidRDefault="00496BC2">
            <w:r>
              <w:t>External Order Number</w:t>
            </w: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8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outerItemId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2835" w:type="dxa"/>
          </w:tcPr>
          <w:p w:rsidR="00B94483" w:rsidRDefault="00496BC2">
            <w:r>
              <w:t>External Order Item Number</w:t>
            </w: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9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sTime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2835" w:type="dxa"/>
          </w:tcPr>
          <w:p w:rsidR="00B94483" w:rsidRDefault="00496BC2">
            <w:r>
              <w:t>Start Time</w:t>
            </w:r>
          </w:p>
        </w:tc>
        <w:tc>
          <w:tcPr>
            <w:tcW w:w="183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2024/12/01-2024/12/31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10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eTime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2835" w:type="dxa"/>
          </w:tcPr>
          <w:p w:rsidR="00B94483" w:rsidRDefault="00496BC2">
            <w:r>
              <w:t>End Time</w:t>
            </w:r>
          </w:p>
        </w:tc>
        <w:tc>
          <w:tcPr>
            <w:tcW w:w="183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2024/12/01-2024/12/31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cardType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2835" w:type="dxa"/>
          </w:tcPr>
          <w:p w:rsidR="00B94483" w:rsidRDefault="00496BC2">
            <w:pPr>
              <w:pStyle w:val="NormalWeb"/>
            </w:pPr>
            <w:r>
              <w:t>Card Type</w:t>
            </w:r>
          </w:p>
          <w:p w:rsidR="00B94483" w:rsidRDefault="00496BC2">
            <w:pPr>
              <w:pStyle w:val="NormalWeb"/>
            </w:pPr>
            <w:r>
              <w:t xml:space="preserve">0: </w:t>
            </w:r>
            <w:proofErr w:type="spellStart"/>
            <w:r>
              <w:t>eSIM</w:t>
            </w:r>
            <w:proofErr w:type="spellEnd"/>
            <w:r>
              <w:t xml:space="preserve"> Card</w:t>
            </w:r>
          </w:p>
          <w:p w:rsidR="00B94483" w:rsidRDefault="00496BC2">
            <w:pPr>
              <w:pStyle w:val="NormalWeb"/>
            </w:pPr>
            <w:r>
              <w:t>1: Physical Card</w:t>
            </w:r>
          </w:p>
        </w:tc>
        <w:tc>
          <w:tcPr>
            <w:tcW w:w="1837" w:type="dxa"/>
          </w:tcPr>
          <w:p w:rsidR="00B94483" w:rsidRDefault="00B94483">
            <w:pPr>
              <w:widowControl w:val="0"/>
              <w:jc w:val="both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orderMode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2835" w:type="dxa"/>
          </w:tcPr>
          <w:p w:rsidR="00B94483" w:rsidRDefault="00496BC2">
            <w:pPr>
              <w:pStyle w:val="NormalWeb"/>
            </w:pPr>
            <w:r>
              <w:t>Delivery Method</w:t>
            </w:r>
          </w:p>
          <w:p w:rsidR="00B94483" w:rsidRDefault="00496BC2">
            <w:pPr>
              <w:pStyle w:val="NormalWeb"/>
            </w:pPr>
            <w:r>
              <w:t>0: Self-owned Card</w:t>
            </w:r>
          </w:p>
          <w:p w:rsidR="00B94483" w:rsidRDefault="00496BC2">
            <w:pPr>
              <w:pStyle w:val="NormalWeb"/>
            </w:pPr>
            <w:r>
              <w:t>1: Courier Delivery</w:t>
            </w:r>
          </w:p>
          <w:p w:rsidR="00B94483" w:rsidRDefault="00496BC2">
            <w:pPr>
              <w:pStyle w:val="NormalWeb"/>
            </w:pPr>
            <w:r>
              <w:t>2: Pickup</w:t>
            </w:r>
          </w:p>
        </w:tc>
        <w:tc>
          <w:tcPr>
            <w:tcW w:w="1837" w:type="dxa"/>
          </w:tcPr>
          <w:p w:rsidR="00B94483" w:rsidRDefault="00B94483">
            <w:pPr>
              <w:widowControl w:val="0"/>
              <w:jc w:val="both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pageNo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Integer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2835" w:type="dxa"/>
          </w:tcPr>
          <w:p w:rsidR="00B94483" w:rsidRDefault="00496BC2">
            <w:r>
              <w:t>Return Page, default is 1</w:t>
            </w: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14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pageSize</w:t>
            </w:r>
            <w:proofErr w:type="spellEnd"/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Integer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2835" w:type="dxa"/>
          </w:tcPr>
          <w:p w:rsidR="00B94483" w:rsidRDefault="00496BC2">
            <w:r>
              <w:t>Maximum Number of Results, default is 30</w:t>
            </w: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15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100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70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835" w:type="dxa"/>
          </w:tcPr>
          <w:p w:rsidR="00B94483" w:rsidRDefault="00496BC2">
            <w:r>
              <w:t>Parameter Signature</w:t>
            </w:r>
          </w:p>
        </w:tc>
        <w:tc>
          <w:tcPr>
            <w:tcW w:w="1837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55" w:name="_Toc8212"/>
      <w:r>
        <w:rPr>
          <w:rFonts w:ascii="SimSun" w:eastAsia="SimSun" w:hAnsi="SimSun" w:cs="SimSun" w:hint="eastAsia"/>
        </w:rPr>
        <w:t>Interface name</w:t>
      </w:r>
      <w:bookmarkEnd w:id="155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</w:t>
      </w:r>
      <w:r>
        <w:rPr>
          <w:rFonts w:hint="eastAsia"/>
        </w:rPr>
        <w:t>queryEsimOrder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56" w:name="_Toc11113"/>
      <w:r>
        <w:rPr>
          <w:rFonts w:ascii="SimSun" w:eastAsia="SimSun" w:hAnsi="SimSun" w:cs="SimSun" w:hint="eastAsia"/>
        </w:rPr>
        <w:t>Return constraints</w:t>
      </w:r>
      <w:bookmarkEnd w:id="156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rPr>
          <w:rFonts w:hint="eastAsia"/>
        </w:rPr>
        <w:t>The content data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total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Total Orders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</w:t>
            </w:r>
            <w:r>
              <w:rPr>
                <w:rFonts w:ascii="SimSun" w:hAnsi="SimSun"/>
              </w:rPr>
              <w:t>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page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Current Pages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rows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Data Set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List&lt;</w:t>
            </w:r>
            <w:proofErr w:type="spellStart"/>
            <w:r>
              <w:rPr>
                <w:rFonts w:ascii="SimSun" w:hAnsi="SimSun" w:hint="eastAsia"/>
              </w:rPr>
              <w:t>EsimOrderApiVo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</w:tbl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 xml:space="preserve">Return </w:t>
      </w:r>
      <w:proofErr w:type="spellStart"/>
      <w:r>
        <w:rPr>
          <w:rFonts w:ascii="SimSun" w:hAnsi="SimSun" w:hint="eastAsia"/>
        </w:rPr>
        <w:t>EsimOrderApiVo</w:t>
      </w:r>
      <w:proofErr w:type="spellEnd"/>
      <w:r>
        <w:rPr>
          <w:rFonts w:ascii="SimSun" w:hAnsi="SimSun" w:hint="eastAsia"/>
        </w:rPr>
        <w:t xml:space="preserve"> </w:t>
      </w:r>
      <w:r>
        <w:rPr>
          <w:rFonts w:hint="eastAsia"/>
        </w:rPr>
        <w:t>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lastRenderedPageBreak/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orderNum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Order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skuId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skuName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SKU Product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type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Order Type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daypassDay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eastAsia="SimSun" w:hAnsi="SimSun" w:cs="SimSun"/>
              </w:rPr>
              <w:t>Daypass</w:t>
            </w:r>
            <w:proofErr w:type="spellEnd"/>
            <w:r>
              <w:rPr>
                <w:rFonts w:ascii="SimSun" w:eastAsia="SimSun" w:hAnsi="SimSun" w:cs="SimSun"/>
              </w:rPr>
              <w:t xml:space="preserve"> Duration 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tabs>
                <w:tab w:val="center" w:pos="887"/>
              </w:tabs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count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Quantity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createTime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Order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status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Status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0: Normal, paid; -1: Unpaid; 2: Cancelled; 3: Void; 4: Partial cancellation;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</w:t>
            </w:r>
            <w:r>
              <w:rPr>
                <w:rFonts w:ascii="SimSun" w:hAnsi="SimSun"/>
              </w:rPr>
              <w:t>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totle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Total Price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outer_orderid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External Order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outer_itemid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External Order Item Identifier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</w:t>
            </w:r>
            <w:r>
              <w:rPr>
                <w:rFonts w:ascii="SimSun" w:hAnsi="SimSun"/>
              </w:rPr>
              <w:t>flag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Main Order Identifier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r>
              <w:t>true - Main Order, false - Renewal Order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Boolean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flowType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Package Type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r>
              <w:t>0: Can be renewed, 1: Cannot be renewed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renew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Renewal Order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r>
              <w:rPr>
                <w:rFonts w:hint="eastAsia"/>
              </w:rPr>
              <w:t>0: Main order 1: Renewal order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remark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Remarks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/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email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Email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/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cardType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Card Type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r>
              <w:t xml:space="preserve">0: </w:t>
            </w:r>
            <w:proofErr w:type="spellStart"/>
            <w:r>
              <w:t>eSIM</w:t>
            </w:r>
            <w:proofErr w:type="spellEnd"/>
            <w:r>
              <w:t xml:space="preserve"> Card, 1: Physical Card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lastRenderedPageBreak/>
              <w:t>packageList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hruti" w:hAnsi="Shruti"/>
              </w:rPr>
            </w:pPr>
            <w:r>
              <w:rPr>
                <w:rFonts w:ascii="SimSun" w:eastAsia="SimSun" w:hAnsi="SimSun" w:cs="SimSun"/>
              </w:rPr>
              <w:t>Package List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List&lt;</w:t>
            </w:r>
            <w:proofErr w:type="spellStart"/>
            <w:r>
              <w:rPr>
                <w:rFonts w:ascii="SimSun" w:hAnsi="SimSun" w:hint="eastAsia"/>
              </w:rPr>
              <w:t>OrderPackageApiVo</w:t>
            </w:r>
            <w:proofErr w:type="spellEnd"/>
            <w:r>
              <w:rPr>
                <w:rFonts w:ascii="SimSun" w:hAnsi="SimSun" w:hint="eastAsia"/>
              </w:rPr>
              <w:t>&gt;</w:t>
            </w:r>
          </w:p>
        </w:tc>
      </w:tr>
    </w:tbl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 xml:space="preserve">Return </w:t>
      </w:r>
      <w:proofErr w:type="spellStart"/>
      <w:r>
        <w:rPr>
          <w:rFonts w:ascii="SimSun" w:hAnsi="SimSun" w:hint="eastAsia"/>
        </w:rPr>
        <w:t>OrderPackageApiVo</w:t>
      </w:r>
      <w:r>
        <w:rPr>
          <w:rFonts w:hint="eastAsia"/>
        </w:rPr>
        <w:t>Properties</w:t>
      </w:r>
      <w:proofErr w:type="spellEnd"/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id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Order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flows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Package Data Amount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unit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Data Unit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days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Days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usedMb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Usage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Double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Package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beginDate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Start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endDate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End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status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</w:rPr>
              <w:t>Status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iccid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iccid</w:t>
            </w:r>
            <w:proofErr w:type="spellEnd"/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priceId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Package price 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57" w:name="_Toc19810"/>
      <w:r>
        <w:rPr>
          <w:rFonts w:ascii="SimSun" w:eastAsia="SimSun" w:hAnsi="SimSun" w:cs="SimSun" w:hint="eastAsia"/>
        </w:rPr>
        <w:t>Return Form</w:t>
      </w:r>
      <w:bookmarkEnd w:id="157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>
              <w:rPr>
                <w:rFonts w:hint="eastAsia"/>
              </w:rPr>
              <w:t>success：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>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"code": "0",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"message": "success",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</w:t>
            </w:r>
            <w:r>
              <w:rPr>
                <w:rFonts w:hint="eastAsia"/>
              </w:rPr>
              <w:t>"data": 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"total": 1,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"page": 1,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"rows": [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</w:t>
            </w:r>
            <w:proofErr w:type="spellStart"/>
            <w:r>
              <w:rPr>
                <w:rFonts w:hint="eastAsia"/>
              </w:rPr>
              <w:t>orderNum</w:t>
            </w:r>
            <w:proofErr w:type="spellEnd"/>
            <w:r>
              <w:rPr>
                <w:rFonts w:hint="eastAsia"/>
              </w:rPr>
              <w:t>": "EP20241224002723",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lastRenderedPageBreak/>
              <w:t xml:space="preserve">                "</w:t>
            </w:r>
            <w:proofErr w:type="spellStart"/>
            <w:r>
              <w:rPr>
                <w:rFonts w:hint="eastAsia"/>
              </w:rPr>
              <w:t>skuId</w:t>
            </w:r>
            <w:proofErr w:type="spellEnd"/>
            <w:r>
              <w:rPr>
                <w:rFonts w:hint="eastAsia"/>
              </w:rPr>
              <w:t>": 114,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</w:t>
            </w:r>
            <w:proofErr w:type="spellStart"/>
            <w:r>
              <w:rPr>
                <w:rFonts w:hint="eastAsia"/>
              </w:rPr>
              <w:t>skuName</w:t>
            </w:r>
            <w:proofErr w:type="spellEnd"/>
            <w:r>
              <w:rPr>
                <w:rFonts w:hint="eastAsia"/>
              </w:rPr>
              <w:t>": "Turkey",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"type": 1,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</w:t>
            </w:r>
            <w:proofErr w:type="spellStart"/>
            <w:r>
              <w:rPr>
                <w:rFonts w:hint="eastAsia"/>
              </w:rPr>
              <w:t>daypassDay</w:t>
            </w:r>
            <w:proofErr w:type="spellEnd"/>
            <w:r>
              <w:rPr>
                <w:rFonts w:hint="eastAsia"/>
              </w:rPr>
              <w:t>": 3,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"count": 1,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</w:t>
            </w:r>
            <w:proofErr w:type="spellStart"/>
            <w:r>
              <w:rPr>
                <w:rFonts w:hint="eastAsia"/>
              </w:rPr>
              <w:t>createTime</w:t>
            </w:r>
            <w:proofErr w:type="spellEnd"/>
            <w:r>
              <w:rPr>
                <w:rFonts w:hint="eastAsia"/>
              </w:rPr>
              <w:t>": "2024-12-24 17:30:14.0",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"status": 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</w:t>
            </w:r>
            <w:proofErr w:type="spellStart"/>
            <w:r>
              <w:rPr>
                <w:rFonts w:hint="eastAsia"/>
              </w:rPr>
              <w:t>totle</w:t>
            </w:r>
            <w:proofErr w:type="spellEnd"/>
            <w:r>
              <w:rPr>
                <w:rFonts w:hint="eastAsia"/>
              </w:rPr>
              <w:t>": "2.27",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</w:t>
            </w:r>
            <w:proofErr w:type="spellStart"/>
            <w:r>
              <w:rPr>
                <w:rFonts w:hint="eastAsia"/>
              </w:rPr>
              <w:t>outer_orderid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</w:t>
            </w:r>
            <w:proofErr w:type="spellStart"/>
            <w:r>
              <w:rPr>
                <w:rFonts w:hint="eastAsia"/>
              </w:rPr>
              <w:t>outer_itemid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</w:t>
            </w:r>
            <w:proofErr w:type="spellStart"/>
            <w:r>
              <w:rPr>
                <w:rFonts w:hint="eastAsia"/>
              </w:rPr>
              <w:t>pflag</w:t>
            </w:r>
            <w:proofErr w:type="spellEnd"/>
            <w:r>
              <w:rPr>
                <w:rFonts w:hint="eastAsia"/>
              </w:rPr>
              <w:t>": true,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</w:t>
            </w:r>
            <w:proofErr w:type="spellStart"/>
            <w:r>
              <w:rPr>
                <w:rFonts w:hint="eastAsia"/>
              </w:rPr>
              <w:t>flowType</w:t>
            </w:r>
            <w:proofErr w:type="spellEnd"/>
            <w:r>
              <w:rPr>
                <w:rFonts w:hint="eastAsia"/>
              </w:rPr>
              <w:t>": 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"remark": null,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"email": null,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</w:t>
            </w:r>
            <w:proofErr w:type="spellStart"/>
            <w:r>
              <w:rPr>
                <w:rFonts w:hint="eastAsia"/>
              </w:rPr>
              <w:t>cardType</w:t>
            </w:r>
            <w:proofErr w:type="spellEnd"/>
            <w:r>
              <w:rPr>
                <w:rFonts w:hint="eastAsia"/>
              </w:rPr>
              <w:t>": 1,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"renew": 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"</w:t>
            </w:r>
            <w:proofErr w:type="spellStart"/>
            <w:r>
              <w:rPr>
                <w:rFonts w:hint="eastAsia"/>
              </w:rPr>
              <w:t>packageList</w:t>
            </w:r>
            <w:proofErr w:type="spellEnd"/>
            <w:r>
              <w:rPr>
                <w:rFonts w:hint="eastAsia"/>
              </w:rPr>
              <w:t>": [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    "id": 740667,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    "flows": 1,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    "unit": "GB",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    "days": 1,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    "</w:t>
            </w:r>
            <w:proofErr w:type="spellStart"/>
            <w:r>
              <w:rPr>
                <w:rFonts w:hint="eastAsia"/>
              </w:rPr>
              <w:t>usedMb</w:t>
            </w:r>
            <w:proofErr w:type="spellEnd"/>
            <w:r>
              <w:rPr>
                <w:rFonts w:hint="eastAsia"/>
              </w:rPr>
              <w:t>": 0.0,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    "name": "1GB </w:t>
            </w:r>
            <w:proofErr w:type="spellStart"/>
            <w:r>
              <w:rPr>
                <w:rFonts w:hint="eastAsia"/>
              </w:rPr>
              <w:t>DayPass</w:t>
            </w:r>
            <w:proofErr w:type="spellEnd"/>
            <w:r>
              <w:rPr>
                <w:rFonts w:hint="eastAsia"/>
              </w:rPr>
              <w:t>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    "</w:t>
            </w:r>
            <w:proofErr w:type="spellStart"/>
            <w:r>
              <w:rPr>
                <w:rFonts w:hint="eastAsia"/>
              </w:rPr>
              <w:t>beginDate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    "</w:t>
            </w:r>
            <w:proofErr w:type="spellStart"/>
            <w:r>
              <w:rPr>
                <w:rFonts w:hint="eastAsia"/>
              </w:rPr>
              <w:t>endDate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    "status": 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    "</w:t>
            </w:r>
            <w:proofErr w:type="spellStart"/>
            <w:r>
              <w:rPr>
                <w:rFonts w:hint="eastAsia"/>
              </w:rPr>
              <w:t>iccid</w:t>
            </w:r>
            <w:proofErr w:type="spellEnd"/>
            <w:r>
              <w:rPr>
                <w:rFonts w:hint="eastAsia"/>
              </w:rPr>
              <w:t>": "8937204017182391881",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    </w:t>
            </w:r>
            <w:r>
              <w:t>“</w:t>
            </w:r>
            <w:r>
              <w:rPr>
                <w:rFonts w:hint="eastAsia"/>
              </w:rPr>
              <w:t>priceId</w:t>
            </w:r>
            <w:r>
              <w:t>”</w:t>
            </w:r>
            <w:r>
              <w:rPr>
                <w:rFonts w:hint="eastAsia"/>
              </w:rPr>
              <w:t>:9726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]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lastRenderedPageBreak/>
              <w:t xml:space="preserve">            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]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>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>f</w:t>
            </w:r>
            <w:r>
              <w:t>ail</w:t>
            </w:r>
            <w:r>
              <w:rPr>
                <w:rFonts w:hint="eastAsia"/>
              </w:rPr>
              <w:t>：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>{ "code": -2, "message": " params is not null ","data": ""}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>{"code": -</w:t>
            </w:r>
            <w:r>
              <w:rPr>
                <w:rFonts w:hint="eastAsia"/>
              </w:rPr>
              <w:t>8</w:t>
            </w:r>
            <w:r>
              <w:t xml:space="preserve">, "message": " </w:t>
            </w:r>
            <w:r>
              <w:rPr>
                <w:rFonts w:hint="eastAsia"/>
              </w:rPr>
              <w:t>get fail</w:t>
            </w:r>
            <w:r>
              <w:t xml:space="preserve"> ","data": ""}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rPr>
                <w:rFonts w:ascii="Tw Cen MT Condensed Extra Bold" w:hAnsi="Tw Cen MT Condensed Extra Bold" w:cs="Tw Cen MT Condensed Extra Bold"/>
                <w:color w:val="000000"/>
                <w:sz w:val="27"/>
                <w:szCs w:val="27"/>
              </w:rPr>
            </w:pPr>
            <w:r>
              <w:t xml:space="preserve">{"code": -30,"message": "sign </w:t>
            </w:r>
            <w:proofErr w:type="spellStart"/>
            <w:r>
              <w:t>wrong","data</w:t>
            </w:r>
            <w:proofErr w:type="spellEnd"/>
            <w:r>
              <w:t>": "sign wrong"}</w:t>
            </w:r>
          </w:p>
        </w:tc>
      </w:tr>
    </w:tbl>
    <w:p w:rsidR="00B94483" w:rsidRDefault="00496BC2">
      <w:pPr>
        <w:pStyle w:val="Ttulo2"/>
        <w:pageBreakBefore/>
        <w:spacing w:line="416" w:lineRule="auto"/>
        <w:ind w:left="578" w:hanging="578"/>
        <w:rPr>
          <w:rFonts w:eastAsia="SimSun"/>
        </w:rPr>
      </w:pPr>
      <w:bookmarkStart w:id="158" w:name="_Toc14266"/>
      <w:r>
        <w:rPr>
          <w:rFonts w:eastAsia="SimSun" w:hint="eastAsia"/>
        </w:rPr>
        <w:lastRenderedPageBreak/>
        <w:t>Verify resources based on the package's unique identification code</w:t>
      </w:r>
      <w:bookmarkEnd w:id="158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59" w:name="_Toc29528"/>
      <w:r>
        <w:rPr>
          <w:rFonts w:ascii="SimSun" w:eastAsia="SimSun" w:hAnsi="SimSun" w:cs="SimSun" w:hint="eastAsia"/>
        </w:rPr>
        <w:t>Interface Description</w:t>
      </w:r>
      <w:bookmarkEnd w:id="159"/>
    </w:p>
    <w:p w:rsidR="00B94483" w:rsidRDefault="00496BC2">
      <w:pPr>
        <w:pStyle w:val="Textoindependienteprimerasangra"/>
        <w:ind w:firstLineChars="0" w:firstLine="420"/>
      </w:pPr>
      <w:r>
        <w:rPr>
          <w:rFonts w:hint="eastAsia"/>
        </w:rPr>
        <w:t>Verify whether the card resources are sufficient based on the unique identification code of the package.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60" w:name="_Toc20034"/>
      <w:r>
        <w:rPr>
          <w:rFonts w:ascii="SimSun" w:eastAsia="SimSun" w:hAnsi="SimSun" w:cs="SimSun" w:hint="eastAsia"/>
        </w:rPr>
        <w:t>Interface constraints</w:t>
      </w:r>
      <w:bookmarkEnd w:id="160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278"/>
        <w:gridCol w:w="2449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44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apiCode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apiCode</w:t>
            </w:r>
            <w:proofErr w:type="spellEnd"/>
          </w:p>
        </w:tc>
        <w:tc>
          <w:tcPr>
            <w:tcW w:w="2449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99162-0-3-1-G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/>
                <w:color w:val="000000"/>
              </w:rPr>
              <w:t>count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N</w:t>
            </w:r>
            <w:r>
              <w:rPr>
                <w:rFonts w:ascii="Shruti" w:hAnsi="Shruti" w:hint="eastAsia"/>
              </w:rPr>
              <w:t>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imSun" w:hAnsi="SimSun"/>
              </w:rPr>
              <w:t>Order quantity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4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61" w:name="_Toc23333"/>
      <w:r>
        <w:rPr>
          <w:rFonts w:ascii="SimSun" w:eastAsia="SimSun" w:hAnsi="SimSun" w:cs="SimSun" w:hint="eastAsia"/>
        </w:rPr>
        <w:t>Interface name</w:t>
      </w:r>
      <w:bookmarkEnd w:id="161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</w:t>
      </w:r>
      <w:r>
        <w:rPr>
          <w:rFonts w:hint="eastAsia"/>
        </w:rPr>
        <w:t>verifyResourceByApiCode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62" w:name="_Toc18121"/>
      <w:r>
        <w:rPr>
          <w:rFonts w:ascii="SimSun" w:eastAsia="SimSun" w:hAnsi="SimSun" w:cs="SimSun" w:hint="eastAsia"/>
        </w:rPr>
        <w:lastRenderedPageBreak/>
        <w:t>Return constraints</w:t>
      </w:r>
      <w:bookmarkEnd w:id="162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63" w:name="_Toc19303"/>
      <w:r>
        <w:rPr>
          <w:rFonts w:ascii="SimSun" w:eastAsia="SimSun" w:hAnsi="SimSun" w:cs="SimSun" w:hint="eastAsia"/>
        </w:rPr>
        <w:t>Return Form</w:t>
      </w:r>
      <w:bookmarkEnd w:id="163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success：</w:t>
            </w:r>
          </w:p>
          <w:p w:rsidR="00B94483" w:rsidRDefault="00496BC2">
            <w:r>
              <w:t>Adequate resources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 "code": "0",</w:t>
            </w:r>
          </w:p>
          <w:p w:rsidR="00B94483" w:rsidRDefault="00496BC2">
            <w:r>
              <w:t xml:space="preserve">     "message": "success",</w:t>
            </w:r>
          </w:p>
          <w:p w:rsidR="00B94483" w:rsidRDefault="00496BC2">
            <w:r>
              <w:t xml:space="preserve">     "data": 1</w:t>
            </w:r>
          </w:p>
          <w:p w:rsidR="00B94483" w:rsidRDefault="00496BC2">
            <w:r>
              <w:t>}</w:t>
            </w:r>
          </w:p>
          <w:p w:rsidR="00B94483" w:rsidRDefault="00496BC2">
            <w:r>
              <w:t>Lack of resources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 "code": "0",</w:t>
            </w:r>
          </w:p>
          <w:p w:rsidR="00B94483" w:rsidRDefault="00496BC2">
            <w:r>
              <w:t xml:space="preserve">     "message": "success",</w:t>
            </w:r>
          </w:p>
          <w:p w:rsidR="00B94483" w:rsidRDefault="00496BC2">
            <w:r>
              <w:t xml:space="preserve">     "data": 0</w:t>
            </w:r>
          </w:p>
          <w:p w:rsidR="00B94483" w:rsidRDefault="00496BC2">
            <w:r>
              <w:t>}</w:t>
            </w:r>
            <w:r>
              <w:rPr>
                <w:rFonts w:hint="eastAsia"/>
              </w:rPr>
              <w:t>fail：</w:t>
            </w:r>
          </w:p>
          <w:p w:rsidR="00B94483" w:rsidRDefault="00496BC2">
            <w:r>
              <w:t xml:space="preserve">{ "code": -1, "message": "token </w:t>
            </w:r>
            <w:proofErr w:type="spellStart"/>
            <w:r>
              <w:t>expire","data</w:t>
            </w:r>
            <w:proofErr w:type="spellEnd"/>
            <w:r>
              <w:t>": ""}</w:t>
            </w:r>
          </w:p>
          <w:p w:rsidR="00B94483" w:rsidRDefault="00496BC2">
            <w:r>
              <w:t>{ "code": -2, "message": " params is not null ","data": ""}</w:t>
            </w:r>
          </w:p>
          <w:p w:rsidR="00B94483" w:rsidRDefault="00496BC2">
            <w:r>
              <w:t>{"code": 3, "message": " data not exist ","data": ""}</w:t>
            </w:r>
          </w:p>
          <w:p w:rsidR="00B94483" w:rsidRDefault="00496BC2">
            <w:r>
              <w:lastRenderedPageBreak/>
              <w:t>{</w:t>
            </w:r>
          </w:p>
          <w:p w:rsidR="00B94483" w:rsidRDefault="00496BC2">
            <w:r>
              <w:t xml:space="preserve">    "code": -30,</w:t>
            </w:r>
          </w:p>
          <w:p w:rsidR="00B94483" w:rsidRDefault="00496BC2">
            <w:r>
              <w:t xml:space="preserve">    "message": "sign wrong",</w:t>
            </w:r>
          </w:p>
          <w:p w:rsidR="00B94483" w:rsidRDefault="00496BC2">
            <w:r>
              <w:t xml:space="preserve">    "data": "sign wrong"</w:t>
            </w:r>
          </w:p>
          <w:p w:rsidR="00B94483" w:rsidRDefault="00496BC2">
            <w:r>
              <w:t>}</w:t>
            </w:r>
          </w:p>
        </w:tc>
      </w:tr>
    </w:tbl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164" w:name="_Toc11167"/>
      <w:r>
        <w:rPr>
          <w:rFonts w:eastAsia="SimSun" w:hint="eastAsia"/>
        </w:rPr>
        <w:lastRenderedPageBreak/>
        <w:t xml:space="preserve">Place an order for a SIM card based on the package's unique identification code (Supports: </w:t>
      </w:r>
      <w:proofErr w:type="spellStart"/>
      <w:r>
        <w:rPr>
          <w:rFonts w:eastAsia="SimSun" w:hint="eastAsia"/>
        </w:rPr>
        <w:t>eSIM</w:t>
      </w:r>
      <w:proofErr w:type="spellEnd"/>
      <w:r>
        <w:rPr>
          <w:rFonts w:eastAsia="SimSun" w:hint="eastAsia"/>
        </w:rPr>
        <w:t xml:space="preserve"> and physical cards)</w:t>
      </w:r>
      <w:bookmarkEnd w:id="164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65" w:name="_Toc12972"/>
      <w:r>
        <w:rPr>
          <w:rFonts w:ascii="SimSun" w:eastAsia="SimSun" w:hAnsi="SimSun" w:cs="SimSun" w:hint="eastAsia"/>
        </w:rPr>
        <w:t>Interface Description</w:t>
      </w:r>
      <w:bookmarkEnd w:id="165"/>
    </w:p>
    <w:p w:rsidR="00B94483" w:rsidRDefault="00496BC2">
      <w:pPr>
        <w:pStyle w:val="NormalWeb"/>
        <w:ind w:firstLineChars="200" w:firstLine="480"/>
      </w:pPr>
      <w:r>
        <w:rPr>
          <w:rFonts w:hint="eastAsia"/>
        </w:rPr>
        <w:t xml:space="preserve">According to the unique identification code of the package, place an order for the SIM card (Supports: </w:t>
      </w:r>
      <w:proofErr w:type="spellStart"/>
      <w:r>
        <w:rPr>
          <w:rFonts w:hint="eastAsia"/>
        </w:rPr>
        <w:t>eSIM</w:t>
      </w:r>
      <w:proofErr w:type="spellEnd"/>
      <w:r>
        <w:rPr>
          <w:rFonts w:hint="eastAsia"/>
        </w:rPr>
        <w:t xml:space="preserve"> and physical card) and deduct the money from the account</w:t>
      </w:r>
      <w:r>
        <w:t>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66" w:name="_Toc4247"/>
      <w:r>
        <w:rPr>
          <w:rFonts w:ascii="SimSun" w:eastAsia="SimSun" w:hAnsi="SimSun" w:cs="SimSun" w:hint="eastAsia"/>
        </w:rPr>
        <w:t>Interface constraints</w:t>
      </w:r>
      <w:bookmarkEnd w:id="166"/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1575"/>
        <w:gridCol w:w="1134"/>
        <w:gridCol w:w="3402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402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apiCode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Theme="minorEastAsia" w:hAnsiTheme="minorEastAsia" w:hint="eastAsia"/>
              </w:rPr>
              <w:t>Yes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99162-0-3-1-G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count</w:t>
            </w:r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String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Order quantity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4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beginDate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</w:pPr>
            <w:r>
              <w:rPr>
                <w:rFonts w:ascii="Shruti" w:hAnsi="Shruti"/>
              </w:rPr>
              <w:t>Package if the date is required, the start time is required in the format: MM/dd/</w:t>
            </w:r>
            <w:proofErr w:type="spellStart"/>
            <w:r>
              <w:rPr>
                <w:rFonts w:ascii="Shruti" w:hAnsi="Shruti"/>
              </w:rPr>
              <w:t>yyyy</w:t>
            </w:r>
            <w:proofErr w:type="spellEnd"/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5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remark</w:t>
            </w:r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Remark information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6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o</w:t>
            </w:r>
            <w:r>
              <w:rPr>
                <w:rFonts w:ascii="Consolas" w:hAnsi="Consolas" w:cs="Consolas" w:hint="eastAsia"/>
                <w:color w:val="000000"/>
              </w:rPr>
              <w:t>th</w:t>
            </w:r>
            <w:r>
              <w:rPr>
                <w:rFonts w:ascii="Consolas" w:hAnsi="Consolas" w:cs="Consolas"/>
                <w:color w:val="000000"/>
              </w:rPr>
              <w:t>erOrderId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Yes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External platform order ID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7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</w:t>
            </w:r>
            <w:r>
              <w:rPr>
                <w:rFonts w:ascii="Consolas" w:hAnsi="Consolas" w:cs="Consolas"/>
                <w:color w:val="000000"/>
              </w:rPr>
              <w:t>therItemId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External platform line item ID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8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</w:t>
            </w:r>
            <w:r>
              <w:rPr>
                <w:rFonts w:ascii="Consolas" w:hAnsi="Consolas" w:cs="Consolas"/>
                <w:color w:val="000000"/>
              </w:rPr>
              <w:t>therPrice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External platform unit price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9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b</w:t>
            </w:r>
            <w:r>
              <w:rPr>
                <w:rFonts w:ascii="Consolas" w:hAnsi="Consolas" w:cs="Consolas"/>
                <w:color w:val="000000"/>
              </w:rPr>
              <w:t>ackInfo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0/NULL returns the order number</w:t>
            </w:r>
          </w:p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1.Return to order details</w:t>
            </w:r>
          </w:p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2.Returns the PDF-URL information of the order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10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dpI</w:t>
            </w:r>
            <w:r>
              <w:rPr>
                <w:rFonts w:ascii="Consolas" w:hAnsi="Consolas" w:cs="Consolas"/>
                <w:color w:val="000000"/>
              </w:rPr>
              <w:t>d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 xml:space="preserve">tring 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2.13 Get the DP ID of the physical card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12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i</w:t>
            </w:r>
            <w:r>
              <w:rPr>
                <w:rFonts w:ascii="Consolas" w:hAnsi="Consolas" w:cs="Consolas"/>
                <w:color w:val="000000"/>
              </w:rPr>
              <w:t>ccids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 xml:space="preserve">Multiple </w:t>
            </w:r>
            <w:proofErr w:type="spellStart"/>
            <w:r>
              <w:rPr>
                <w:rFonts w:ascii="Shruti" w:hAnsi="Shruti" w:hint="eastAsia"/>
              </w:rPr>
              <w:t>iccids</w:t>
            </w:r>
            <w:proofErr w:type="spellEnd"/>
            <w:r>
              <w:rPr>
                <w:rFonts w:ascii="Shruti" w:hAnsi="Shruti" w:hint="eastAsia"/>
              </w:rPr>
              <w:t xml:space="preserve"> are separated by commas, and the number is count value.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customerEmail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Customer email address (If it does not conform to the email address format, the email will not be sent;)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14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isSendEmail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Whether to send email (0/null: not send, 1: send)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15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pdfLanguage</w:t>
            </w:r>
            <w:proofErr w:type="spellEnd"/>
          </w:p>
        </w:tc>
        <w:tc>
          <w:tcPr>
            <w:tcW w:w="157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40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pdf language (refer to the language code in Appendix 3.2. If it is not in the appendix, English will be used by default)</w:t>
            </w: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67" w:name="_Toc7954"/>
      <w:r>
        <w:rPr>
          <w:rFonts w:ascii="SimSun" w:eastAsia="SimSun" w:hAnsi="SimSun" w:cs="SimSun" w:hint="eastAsia"/>
        </w:rPr>
        <w:lastRenderedPageBreak/>
        <w:t>Interface name</w:t>
      </w:r>
      <w:bookmarkEnd w:id="167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</w:t>
      </w:r>
      <w:r>
        <w:rPr>
          <w:rFonts w:hint="eastAsia"/>
        </w:rPr>
        <w:t>addEsimOrderByApiCode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68" w:name="_Toc13983"/>
      <w:r>
        <w:rPr>
          <w:rFonts w:ascii="SimSun" w:eastAsia="SimSun" w:hAnsi="SimSun" w:cs="SimSun" w:hint="eastAsia"/>
        </w:rPr>
        <w:t>Return constraints</w:t>
      </w:r>
      <w:bookmarkEnd w:id="168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rPr>
          <w:rFonts w:hint="eastAsia"/>
        </w:rPr>
        <w:t>The content data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order</w:t>
            </w:r>
            <w:r>
              <w:rPr>
                <w:rFonts w:ascii="SimSun" w:hAnsi="SimSun"/>
              </w:rPr>
              <w:t>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rder No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Display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purchaseDate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count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quantity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</w:t>
            </w:r>
            <w:r>
              <w:rPr>
                <w:rFonts w:ascii="SimSun" w:hAnsi="SimSun" w:hint="eastAsia"/>
              </w:rPr>
              <w:t>rice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total price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status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rder status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0: Normal, paid</w:t>
            </w:r>
            <w:r>
              <w:rPr>
                <w:rFonts w:ascii="SimSun" w:hAnsi="SimSun" w:hint="eastAsia"/>
              </w:rPr>
              <w:t>,</w:t>
            </w:r>
            <w:r>
              <w:rPr>
                <w:rFonts w:ascii="SimSun" w:hAnsi="SimSun"/>
              </w:rPr>
              <w:t>- 1: Unpaid, 2: Cancel; 3: Obsolete; 4: Partial unsubscribe;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 Order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B</w:t>
            </w:r>
            <w:r>
              <w:rPr>
                <w:rFonts w:ascii="SimSun" w:hAnsi="SimSun" w:hint="eastAsia"/>
              </w:rPr>
              <w:t>oole</w:t>
            </w:r>
            <w:r>
              <w:rPr>
                <w:rFonts w:ascii="SimSun" w:hAnsi="SimSun"/>
              </w:rPr>
              <w:t>an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lastRenderedPageBreak/>
              <w:t>mainOrderNum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Main Order </w:t>
            </w:r>
            <w:proofErr w:type="spellStart"/>
            <w:r>
              <w:rPr>
                <w:rFonts w:ascii="SimSun" w:hAnsi="SimSun"/>
              </w:rPr>
              <w:t>Order</w:t>
            </w:r>
            <w:proofErr w:type="spellEnd"/>
            <w:r>
              <w:rPr>
                <w:rFonts w:ascii="SimSun" w:hAnsi="SimSun"/>
              </w:rPr>
              <w:t xml:space="preserve">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If the order is renewed, the order number of the main order will be returned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Stirng</w:t>
            </w:r>
            <w:proofErr w:type="spellEnd"/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tarDate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start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</w:t>
            </w:r>
            <w:r>
              <w:rPr>
                <w:rFonts w:ascii="SimSun" w:hAnsi="SimSun"/>
              </w:rPr>
              <w:t>ndDate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end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uterOrderid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External order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uterItemId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External line item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renew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r>
              <w:rPr>
                <w:rFonts w:ascii="SimSun" w:hAnsi="SimSun" w:hint="eastAsia"/>
              </w:rPr>
              <w:t>Renewal order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0: Main order 1: Renewal order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priceId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Package price 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r</w:t>
            </w:r>
            <w:r>
              <w:rPr>
                <w:rFonts w:ascii="SimSun" w:hAnsi="SimSun"/>
              </w:rPr>
              <w:t>enewOrderNum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 Order Number Set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If the main order has a renewal order, the number set of the renewal order will be returned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  <w:r>
              <w:rPr>
                <w:rFonts w:ascii="SimSun" w:hAnsi="SimSun"/>
              </w:rPr>
              <w:t>&lt;String&gt;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ardApiDtoList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Esim</w:t>
            </w:r>
            <w:proofErr w:type="spellEnd"/>
            <w:r>
              <w:rPr>
                <w:rFonts w:ascii="SimSun" w:hAnsi="SimSun"/>
              </w:rPr>
              <w:t xml:space="preserve"> Information Set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</w:t>
            </w:r>
            <w:r>
              <w:rPr>
                <w:rFonts w:ascii="SimSun" w:hAnsi="SimSun" w:hint="eastAsia"/>
              </w:rPr>
              <w:t>ist&lt;</w:t>
            </w:r>
            <w:r>
              <w:rPr>
                <w:rFonts w:ascii="SimSun" w:hAnsi="SimSun"/>
              </w:rPr>
              <w:t xml:space="preserve"> </w:t>
            </w:r>
            <w:proofErr w:type="spellStart"/>
            <w:r>
              <w:rPr>
                <w:rFonts w:ascii="SimSun" w:hAnsi="SimSun"/>
              </w:rPr>
              <w:t>EsimOrderCardApiDto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</w:tbl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>Return Format</w:t>
      </w:r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hAnsi="SimSun"/>
        </w:rPr>
        <w:t>EsimOrderCardApiDto</w:t>
      </w:r>
      <w:proofErr w:type="spellEnd"/>
      <w:r>
        <w:rPr>
          <w:rFonts w:hint="eastAsia"/>
        </w:rPr>
        <w:t xml:space="preserve"> 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data</w:t>
            </w:r>
            <w:r>
              <w:rPr>
                <w:rFonts w:ascii="SimSun" w:hAnsi="SimSun"/>
              </w:rPr>
              <w:tab/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Flow data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2GB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validity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Valid days of package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sm_dp_address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m-dp</w:t>
            </w:r>
            <w:proofErr w:type="spellEnd"/>
            <w:r>
              <w:rPr>
                <w:rFonts w:ascii="SimSun" w:hAnsi="SimSun"/>
              </w:rPr>
              <w:t>+ address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activationCode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mobileNumber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</w:t>
            </w:r>
            <w:r>
              <w:rPr>
                <w:rFonts w:ascii="SimSun" w:hAnsi="SimSun" w:hint="eastAsia"/>
              </w:rPr>
              <w:t>sim</w:t>
            </w:r>
            <w:proofErr w:type="spellEnd"/>
            <w:r>
              <w:rPr>
                <w:rFonts w:ascii="SimSun" w:hAnsi="SimSun" w:hint="eastAsia"/>
              </w:rPr>
              <w:t xml:space="preserve">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iccid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</w:t>
            </w:r>
            <w:r>
              <w:rPr>
                <w:rFonts w:ascii="SimSun" w:hAnsi="SimSun"/>
              </w:rPr>
              <w:t>CCID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lastRenderedPageBreak/>
              <w:t>activateBefore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Latest activation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/>
              </w:rPr>
              <w:t>022-11-25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code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Usage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Android phones use this code to register </w:t>
            </w:r>
            <w:proofErr w:type="spellStart"/>
            <w:r>
              <w:rPr>
                <w:rFonts w:ascii="SimSun" w:hAnsi="SimSun"/>
              </w:rPr>
              <w:t>esim</w:t>
            </w:r>
            <w:proofErr w:type="spellEnd"/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usedMB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Usage MB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day date orders are not supported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startDate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Start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endDate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End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pdfUrl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pdf link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dpId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dpStatus</w:t>
            </w:r>
            <w:proofErr w:type="spellEnd"/>
          </w:p>
        </w:tc>
        <w:tc>
          <w:tcPr>
            <w:tcW w:w="1656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eid</w:t>
            </w:r>
            <w:proofErr w:type="spellEnd"/>
          </w:p>
        </w:tc>
        <w:tc>
          <w:tcPr>
            <w:tcW w:w="1656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apn</w:t>
            </w:r>
            <w:proofErr w:type="spellEnd"/>
          </w:p>
        </w:tc>
        <w:tc>
          <w:tcPr>
            <w:tcW w:w="1656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APN</w:t>
            </w:r>
          </w:p>
        </w:tc>
        <w:tc>
          <w:tcPr>
            <w:tcW w:w="63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69" w:name="_Toc13294"/>
      <w:r>
        <w:rPr>
          <w:rFonts w:ascii="SimSun" w:eastAsia="SimSun" w:hAnsi="SimSun" w:cs="SimSun" w:hint="eastAsia"/>
        </w:rPr>
        <w:t>Return Form</w:t>
      </w:r>
      <w:bookmarkEnd w:id="169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success：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"0",</w:t>
            </w:r>
          </w:p>
          <w:p w:rsidR="00B94483" w:rsidRDefault="00496BC2">
            <w:r>
              <w:rPr>
                <w:rFonts w:hint="eastAsia"/>
              </w:rPr>
              <w:t xml:space="preserve">    "message": "s</w:t>
            </w:r>
            <w:r>
              <w:t>uccess</w:t>
            </w:r>
            <w:r>
              <w:rPr>
                <w:rFonts w:hint="eastAsia"/>
              </w:rPr>
              <w:t>",</w:t>
            </w:r>
          </w:p>
          <w:p w:rsidR="00B94483" w:rsidRDefault="00496BC2">
            <w:r>
              <w:t xml:space="preserve">    "data": "EP20221104000005"</w:t>
            </w:r>
          </w:p>
          <w:p w:rsidR="00B94483" w:rsidRDefault="00496BC2">
            <w:r>
              <w:t>}</w:t>
            </w:r>
          </w:p>
          <w:p w:rsidR="00B94483" w:rsidRDefault="00B94483"/>
          <w:p w:rsidR="00B94483" w:rsidRDefault="00496BC2">
            <w:r>
              <w:t>{</w:t>
            </w:r>
            <w:r>
              <w:cr/>
              <w:t>    "code": "0",</w:t>
            </w:r>
            <w:r>
              <w:cr/>
              <w:t>    "message": "</w:t>
            </w:r>
            <w:r>
              <w:rPr>
                <w:rFonts w:hint="eastAsia"/>
              </w:rPr>
              <w:t>s</w:t>
            </w:r>
            <w:r>
              <w:t>uccess",</w:t>
            </w:r>
            <w:r>
              <w:cr/>
              <w:t>    "data": {</w:t>
            </w:r>
            <w:r>
              <w:cr/>
              <w:t>        "</w:t>
            </w:r>
            <w:proofErr w:type="spellStart"/>
            <w:r>
              <w:t>orderNum</w:t>
            </w:r>
            <w:proofErr w:type="spellEnd"/>
            <w:r>
              <w:t>": "EP20240124000013",</w:t>
            </w:r>
            <w:r>
              <w:cr/>
              <w:t>        "display": "Australia",</w:t>
            </w:r>
            <w:r>
              <w:cr/>
              <w:t>        "</w:t>
            </w:r>
            <w:proofErr w:type="spellStart"/>
            <w:r>
              <w:t>purchaseDate</w:t>
            </w:r>
            <w:proofErr w:type="spellEnd"/>
            <w:r>
              <w:t>": "2024-01-24(GMT+8)",</w:t>
            </w:r>
            <w:r>
              <w:cr/>
              <w:t>        "count": 1,</w:t>
            </w:r>
            <w:r>
              <w:cr/>
              <w:t>        "price": "9.89",</w:t>
            </w:r>
            <w:r>
              <w:cr/>
            </w:r>
            <w:r>
              <w:lastRenderedPageBreak/>
              <w:t>        "status": 0,</w:t>
            </w:r>
            <w:r>
              <w:cr/>
              <w:t>        "renewal": true,</w:t>
            </w:r>
            <w:r>
              <w:cr/>
              <w:t>        "</w:t>
            </w:r>
            <w:proofErr w:type="spellStart"/>
            <w:r>
              <w:t>mainOrderNum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outerOrderid</w:t>
            </w:r>
            <w:proofErr w:type="spellEnd"/>
            <w:r>
              <w:t>": "",</w:t>
            </w:r>
            <w:r>
              <w:cr/>
              <w:t>        "</w:t>
            </w:r>
            <w:proofErr w:type="spellStart"/>
            <w:r>
              <w:t>outerItemId</w:t>
            </w:r>
            <w:proofErr w:type="spellEnd"/>
            <w:r>
              <w:t>": "",</w:t>
            </w:r>
          </w:p>
          <w:p w:rsidR="00B94483" w:rsidRDefault="00496BC2">
            <w:pPr>
              <w:ind w:firstLineChars="300" w:firstLine="720"/>
            </w:pPr>
            <w:r>
              <w:t>“</w:t>
            </w:r>
            <w:r>
              <w:rPr>
                <w:rFonts w:hint="eastAsia"/>
              </w:rPr>
              <w:t>renew</w:t>
            </w:r>
            <w:r>
              <w:t>”</w:t>
            </w:r>
            <w:r>
              <w:rPr>
                <w:rFonts w:hint="eastAsia"/>
              </w:rPr>
              <w:t>:0,</w:t>
            </w:r>
          </w:p>
          <w:p w:rsidR="00B94483" w:rsidRDefault="00496BC2">
            <w:pPr>
              <w:ind w:firstLineChars="300" w:firstLine="720"/>
            </w:pPr>
            <w:r>
              <w:t>“</w:t>
            </w:r>
            <w:r>
              <w:rPr>
                <w:rFonts w:hint="eastAsia"/>
              </w:rPr>
              <w:t>priceId</w:t>
            </w:r>
            <w:r>
              <w:t>”</w:t>
            </w:r>
            <w:r>
              <w:rPr>
                <w:rFonts w:hint="eastAsia"/>
              </w:rPr>
              <w:t>:9726,</w:t>
            </w:r>
            <w:r>
              <w:cr/>
              <w:t>        "</w:t>
            </w:r>
            <w:proofErr w:type="spellStart"/>
            <w:r>
              <w:t>renewOrderNum</w:t>
            </w:r>
            <w:proofErr w:type="spellEnd"/>
            <w:r>
              <w:t>": [],</w:t>
            </w:r>
            <w:r>
              <w:cr/>
              <w:t>        "</w:t>
            </w:r>
            <w:proofErr w:type="spellStart"/>
            <w:r>
              <w:t>cardApiDtoList</w:t>
            </w:r>
            <w:proofErr w:type="spellEnd"/>
            <w:r>
              <w:t>": [</w:t>
            </w:r>
            <w:r>
              <w:cr/>
              <w:t>            {</w:t>
            </w:r>
            <w:r>
              <w:cr/>
              <w:t>                "data": "6GB",</w:t>
            </w:r>
            <w:r>
              <w:cr/>
              <w:t>                "validity": 8,</w:t>
            </w:r>
            <w:r>
              <w:cr/>
              <w:t>                "</w:t>
            </w:r>
            <w:proofErr w:type="spellStart"/>
            <w:r>
              <w:t>sm_dp_address</w:t>
            </w:r>
            <w:proofErr w:type="spellEnd"/>
            <w:r>
              <w:t>": "ais.prod.ondemandconnectivity.com",</w:t>
            </w:r>
            <w:r>
              <w:cr/>
              <w:t>                "</w:t>
            </w:r>
            <w:proofErr w:type="spellStart"/>
            <w:r>
              <w:t>activationCode</w:t>
            </w:r>
            <w:proofErr w:type="spellEnd"/>
            <w:r>
              <w:t>": "SEW7JEBMFGPRVSPD",</w:t>
            </w:r>
            <w:r>
              <w:cr/>
              <w:t>                "</w:t>
            </w:r>
            <w:proofErr w:type="spellStart"/>
            <w:r>
              <w:t>mobileNumber</w:t>
            </w:r>
            <w:proofErr w:type="spellEnd"/>
            <w:r>
              <w:t>": "0841823354",</w:t>
            </w:r>
            <w:r>
              <w:cr/>
              <w:t>                "</w:t>
            </w:r>
            <w:proofErr w:type="spellStart"/>
            <w:r>
              <w:t>iccid</w:t>
            </w:r>
            <w:proofErr w:type="spellEnd"/>
            <w:r>
              <w:t>": "934801019851134300",</w:t>
            </w:r>
            <w:r>
              <w:cr/>
              <w:t>                "</w:t>
            </w:r>
            <w:proofErr w:type="spellStart"/>
            <w:r>
              <w:t>activateBefore</w:t>
            </w:r>
            <w:proofErr w:type="spellEnd"/>
            <w:r>
              <w:t>": "2024-02-24(GMT+8)",</w:t>
            </w:r>
            <w:r>
              <w:cr/>
              <w:t>                "code": "LPA:1$ais.prod.ondemandconnectivity.com$SEW7JEBMFGPRVSPD",</w:t>
            </w:r>
            <w:r>
              <w:cr/>
              <w:t>                "</w:t>
            </w:r>
            <w:proofErr w:type="spellStart"/>
            <w:r>
              <w:t>usedMB</w:t>
            </w:r>
            <w:proofErr w:type="spellEnd"/>
            <w:r>
              <w:t>": "0.0",</w:t>
            </w:r>
            <w:r>
              <w:cr/>
              <w:t>        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pdfUrl</w:t>
            </w:r>
            <w:proofErr w:type="spellEnd"/>
            <w:r>
              <w:t>": null</w:t>
            </w:r>
            <w:r>
              <w:rPr>
                <w:rFonts w:hint="eastAsia"/>
              </w:rPr>
              <w:t>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t>“</w:t>
            </w:r>
            <w:r>
              <w:rPr>
                <w:rFonts w:hint="eastAsia"/>
              </w:rPr>
              <w:t>dpId</w:t>
            </w:r>
            <w:r>
              <w:t>”</w:t>
            </w:r>
            <w:r>
              <w:rPr>
                <w:rFonts w:hint="eastAsia"/>
              </w:rPr>
              <w:t>:9,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dpStatus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eid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t>“</w:t>
            </w:r>
            <w:proofErr w:type="spellStart"/>
            <w:r>
              <w:rPr>
                <w:rFonts w:hint="eastAsia"/>
              </w:rPr>
              <w:t>apn</w:t>
            </w:r>
            <w:proofErr w:type="spellEnd"/>
            <w:r>
              <w:t>”</w:t>
            </w:r>
            <w:r>
              <w:rPr>
                <w:rFonts w:hint="eastAsia"/>
              </w:rPr>
              <w:t>:"plus"</w:t>
            </w:r>
            <w:r>
              <w:cr/>
              <w:t xml:space="preserve">    </w:t>
            </w:r>
            <w:r>
              <w:rPr>
                <w:rFonts w:hint="eastAsia"/>
              </w:rPr>
              <w:t> </w:t>
            </w:r>
            <w:r>
              <w:t xml:space="preserve">       }</w:t>
            </w:r>
            <w:r>
              <w:cr/>
              <w:t>        ]</w:t>
            </w:r>
            <w:r>
              <w:cr/>
            </w:r>
            <w:r>
              <w:lastRenderedPageBreak/>
              <w:t>    }</w:t>
            </w:r>
            <w:r>
              <w:cr/>
              <w:t>}</w:t>
            </w:r>
            <w:r>
              <w:cr/>
            </w:r>
          </w:p>
          <w:p w:rsidR="00B94483" w:rsidRDefault="00496BC2">
            <w:r>
              <w:t>{</w:t>
            </w:r>
            <w:r>
              <w:cr/>
              <w:t>    "code": "0",</w:t>
            </w:r>
            <w:r>
              <w:cr/>
              <w:t>    "message": "</w:t>
            </w:r>
            <w:r>
              <w:rPr>
                <w:rFonts w:hint="eastAsia"/>
              </w:rPr>
              <w:t>s</w:t>
            </w:r>
            <w:r>
              <w:t>uccess",</w:t>
            </w:r>
            <w:r>
              <w:cr/>
              <w:t>    "data": {</w:t>
            </w:r>
            <w:r>
              <w:cr/>
              <w:t>        "</w:t>
            </w:r>
            <w:proofErr w:type="spellStart"/>
            <w:r>
              <w:t>orderNum</w:t>
            </w:r>
            <w:proofErr w:type="spellEnd"/>
            <w:r>
              <w:t>": "EP20240124000014",</w:t>
            </w:r>
            <w:r>
              <w:cr/>
              <w:t>        "display": "Australia",</w:t>
            </w:r>
            <w:r>
              <w:cr/>
              <w:t>        "</w:t>
            </w:r>
            <w:proofErr w:type="spellStart"/>
            <w:r>
              <w:t>purchaseDate</w:t>
            </w:r>
            <w:proofErr w:type="spellEnd"/>
            <w:r>
              <w:t>": "2024-01-24(GMT+8)",</w:t>
            </w:r>
            <w:r>
              <w:cr/>
              <w:t>        "count": 1,</w:t>
            </w:r>
            <w:r>
              <w:cr/>
              <w:t>        "price": "9.89",</w:t>
            </w:r>
            <w:r>
              <w:cr/>
              <w:t>        "status": 0,</w:t>
            </w:r>
            <w:r>
              <w:cr/>
              <w:t>        "renewal": false,</w:t>
            </w:r>
            <w:r>
              <w:cr/>
              <w:t>        "</w:t>
            </w:r>
            <w:proofErr w:type="spellStart"/>
            <w:r>
              <w:t>mainOrderNum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outerOrderid</w:t>
            </w:r>
            <w:proofErr w:type="spellEnd"/>
            <w:r>
              <w:t>": "",</w:t>
            </w:r>
            <w:r>
              <w:cr/>
              <w:t>        "</w:t>
            </w:r>
            <w:proofErr w:type="spellStart"/>
            <w:r>
              <w:t>outerItemId</w:t>
            </w:r>
            <w:proofErr w:type="spellEnd"/>
            <w:r>
              <w:t>": "",</w:t>
            </w:r>
          </w:p>
          <w:p w:rsidR="00B94483" w:rsidRDefault="00496BC2">
            <w:pPr>
              <w:ind w:firstLineChars="300" w:firstLine="720"/>
            </w:pPr>
            <w:r>
              <w:t>“</w:t>
            </w:r>
            <w:r>
              <w:rPr>
                <w:rFonts w:hint="eastAsia"/>
              </w:rPr>
              <w:t>renew</w:t>
            </w:r>
            <w:r>
              <w:t>”</w:t>
            </w:r>
            <w:r>
              <w:rPr>
                <w:rFonts w:hint="eastAsia"/>
              </w:rPr>
              <w:t>:1,</w:t>
            </w:r>
          </w:p>
          <w:p w:rsidR="00B94483" w:rsidRDefault="00496BC2">
            <w:pPr>
              <w:ind w:firstLineChars="300" w:firstLine="720"/>
            </w:pPr>
            <w:r>
              <w:t>“</w:t>
            </w:r>
            <w:r>
              <w:rPr>
                <w:rFonts w:hint="eastAsia"/>
              </w:rPr>
              <w:t>priceId</w:t>
            </w:r>
            <w:r>
              <w:t>”</w:t>
            </w:r>
            <w:r>
              <w:rPr>
                <w:rFonts w:hint="eastAsia"/>
              </w:rPr>
              <w:t>:9727,</w:t>
            </w:r>
            <w:r>
              <w:cr/>
              <w:t>        "</w:t>
            </w:r>
            <w:proofErr w:type="spellStart"/>
            <w:r>
              <w:t>renewOrderNum</w:t>
            </w:r>
            <w:proofErr w:type="spellEnd"/>
            <w:r>
              <w:t>": [],</w:t>
            </w:r>
            <w:r>
              <w:cr/>
              <w:t>        "</w:t>
            </w:r>
            <w:proofErr w:type="spellStart"/>
            <w:r>
              <w:t>cardApiDtoList</w:t>
            </w:r>
            <w:proofErr w:type="spellEnd"/>
            <w:r>
              <w:t>": [</w:t>
            </w:r>
            <w:r>
              <w:cr/>
              <w:t>            {</w:t>
            </w:r>
            <w:r>
              <w:cr/>
              <w:t>                "data": "6GB",</w:t>
            </w:r>
            <w:r>
              <w:cr/>
              <w:t xml:space="preserve">          </w:t>
            </w:r>
            <w:r>
              <w:rPr>
                <w:rFonts w:hint="eastAsia"/>
              </w:rPr>
              <w:t> </w:t>
            </w:r>
            <w:r>
              <w:t xml:space="preserve">     "validity": 8,</w:t>
            </w:r>
            <w:r>
              <w:cr/>
              <w:t>                "</w:t>
            </w:r>
            <w:proofErr w:type="spellStart"/>
            <w:r>
              <w:t>sm_dp_address</w:t>
            </w:r>
            <w:proofErr w:type="spellEnd"/>
            <w:r>
              <w:t>": "ais.prod.ondemandconnectivity.com",</w:t>
            </w:r>
            <w:r>
              <w:cr/>
              <w:t>                "</w:t>
            </w:r>
            <w:proofErr w:type="spellStart"/>
            <w:r>
              <w:t>activationCode</w:t>
            </w:r>
            <w:proofErr w:type="spellEnd"/>
            <w:r>
              <w:t>": "SEW7JEBMFGPRVSPD",</w:t>
            </w:r>
            <w:r>
              <w:cr/>
              <w:t>                "</w:t>
            </w:r>
            <w:proofErr w:type="spellStart"/>
            <w:r>
              <w:t>mobileNumber</w:t>
            </w:r>
            <w:proofErr w:type="spellEnd"/>
            <w:r>
              <w:t>": "0848735511",</w:t>
            </w:r>
            <w:r>
              <w:cr/>
              <w:t>                "</w:t>
            </w:r>
            <w:proofErr w:type="spellStart"/>
            <w:r>
              <w:t>iccid</w:t>
            </w:r>
            <w:proofErr w:type="spellEnd"/>
            <w:r>
              <w:t>": "162984356292255940",</w:t>
            </w:r>
            <w:r>
              <w:cr/>
              <w:t>                "</w:t>
            </w:r>
            <w:proofErr w:type="spellStart"/>
            <w:r>
              <w:t>activateBefore</w:t>
            </w:r>
            <w:proofErr w:type="spellEnd"/>
            <w:r>
              <w:t>": "2024-02-24(GMT+8)",</w:t>
            </w:r>
            <w:r>
              <w:cr/>
            </w:r>
            <w:r>
              <w:lastRenderedPageBreak/>
              <w:t>                "code": "LPA:1$ais.prod.ondemandconnectivity.com$SEW7JEBMFGPRVSPD",</w:t>
            </w:r>
            <w:r>
              <w:cr/>
              <w:t>                "</w:t>
            </w:r>
            <w:proofErr w:type="spellStart"/>
            <w:r>
              <w:t>usedMB</w:t>
            </w:r>
            <w:proofErr w:type="spellEnd"/>
            <w:r>
              <w:t>": "0.00",</w:t>
            </w:r>
            <w:r>
              <w:cr/>
              <w:t>        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pdfUrl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/phoneImage/202401//8bd384ba-729d-4d12-bc2e-b1f6908f074b.pdf"</w:t>
            </w:r>
            <w:r>
              <w:rPr>
                <w:rFonts w:hint="eastAsia"/>
              </w:rPr>
              <w:t>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t>“</w:t>
            </w:r>
            <w:r>
              <w:rPr>
                <w:rFonts w:hint="eastAsia"/>
              </w:rPr>
              <w:t>dpId</w:t>
            </w:r>
            <w:r>
              <w:t>”</w:t>
            </w:r>
            <w:r>
              <w:rPr>
                <w:rFonts w:hint="eastAsia"/>
              </w:rPr>
              <w:t>:9,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dpStatus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eid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t>“</w:t>
            </w:r>
            <w:proofErr w:type="spellStart"/>
            <w:r>
              <w:rPr>
                <w:rFonts w:hint="eastAsia"/>
              </w:rPr>
              <w:t>apn</w:t>
            </w:r>
            <w:proofErr w:type="spellEnd"/>
            <w:r>
              <w:t>”</w:t>
            </w:r>
            <w:r>
              <w:rPr>
                <w:rFonts w:hint="eastAsia"/>
              </w:rPr>
              <w:t>:"plus"</w:t>
            </w:r>
            <w:r>
              <w:cr/>
              <w:t>            }</w:t>
            </w:r>
            <w:r>
              <w:cr/>
              <w:t>        ]</w:t>
            </w:r>
            <w:r>
              <w:cr/>
              <w:t>    }</w:t>
            </w:r>
            <w:r>
              <w:cr/>
              <w:t>}</w:t>
            </w:r>
            <w:r>
              <w:cr/>
            </w:r>
          </w:p>
          <w:p w:rsidR="00B94483" w:rsidRDefault="00496BC2">
            <w:r>
              <w:rPr>
                <w:rFonts w:hint="eastAsia"/>
              </w:rPr>
              <w:t>fail：</w:t>
            </w:r>
          </w:p>
          <w:p w:rsidR="00B94483" w:rsidRDefault="00496BC2">
            <w:r>
              <w:t>{ "code": -2, "message": " params is not null ","data": ""}</w:t>
            </w:r>
          </w:p>
          <w:p w:rsidR="00B94483" w:rsidRDefault="00496BC2">
            <w:r>
              <w:t>{"code": -3, "message": " data not exist ","data": ""}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-30,</w:t>
            </w:r>
          </w:p>
          <w:p w:rsidR="00B94483" w:rsidRDefault="00496BC2">
            <w:r>
              <w:t xml:space="preserve">    "message": "sign wrong",</w:t>
            </w:r>
          </w:p>
          <w:p w:rsidR="00B94483" w:rsidRDefault="00496BC2">
            <w:r>
              <w:t xml:space="preserve">    "data": "sign wrong"</w:t>
            </w:r>
          </w:p>
          <w:p w:rsidR="00B94483" w:rsidRDefault="00496BC2">
            <w:r>
              <w:t>}</w:t>
            </w:r>
          </w:p>
        </w:tc>
      </w:tr>
    </w:tbl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170" w:name="_Toc2387"/>
      <w:r>
        <w:rPr>
          <w:rFonts w:eastAsia="SimSun" w:hint="eastAsia"/>
        </w:rPr>
        <w:lastRenderedPageBreak/>
        <w:t xml:space="preserve">SIM renewal based on package unique identification code (support: </w:t>
      </w:r>
      <w:proofErr w:type="spellStart"/>
      <w:r>
        <w:rPr>
          <w:rFonts w:eastAsia="SimSun" w:hint="eastAsia"/>
        </w:rPr>
        <w:t>eSIM</w:t>
      </w:r>
      <w:proofErr w:type="spellEnd"/>
      <w:r>
        <w:rPr>
          <w:rFonts w:eastAsia="SimSun" w:hint="eastAsia"/>
        </w:rPr>
        <w:t xml:space="preserve"> and physical card renewal)</w:t>
      </w:r>
      <w:bookmarkEnd w:id="170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71" w:name="_Toc5532"/>
      <w:r>
        <w:rPr>
          <w:rFonts w:ascii="SimSun" w:eastAsia="SimSun" w:hAnsi="SimSun" w:cs="SimSun" w:hint="eastAsia"/>
        </w:rPr>
        <w:t>Interface Description</w:t>
      </w:r>
      <w:bookmarkEnd w:id="171"/>
    </w:p>
    <w:p w:rsidR="00B94483" w:rsidRDefault="00496BC2">
      <w:pPr>
        <w:pStyle w:val="Textoindependienteprimerasangra"/>
        <w:ind w:firstLineChars="0" w:firstLine="420"/>
      </w:pPr>
      <w:r>
        <w:rPr>
          <w:rFonts w:hint="eastAsia"/>
        </w:rPr>
        <w:t xml:space="preserve">Renew the package according to the order number or </w:t>
      </w:r>
      <w:proofErr w:type="spellStart"/>
      <w:r>
        <w:rPr>
          <w:rFonts w:hint="eastAsia"/>
        </w:rPr>
        <w:t>iccid</w:t>
      </w:r>
      <w:proofErr w:type="spellEnd"/>
      <w:r>
        <w:rPr>
          <w:rFonts w:hint="eastAsia"/>
        </w:rPr>
        <w:t xml:space="preserve"> based on the package unique identification code (support: </w:t>
      </w:r>
      <w:proofErr w:type="spellStart"/>
      <w:r>
        <w:rPr>
          <w:rFonts w:hint="eastAsia"/>
        </w:rPr>
        <w:t>eSIM</w:t>
      </w:r>
      <w:proofErr w:type="spellEnd"/>
      <w:r>
        <w:rPr>
          <w:rFonts w:hint="eastAsia"/>
        </w:rPr>
        <w:t xml:space="preserve"> and physical card).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72" w:name="_Toc11780"/>
      <w:r>
        <w:rPr>
          <w:rFonts w:ascii="SimSun" w:eastAsia="SimSun" w:hAnsi="SimSun" w:cs="SimSun" w:hint="eastAsia"/>
        </w:rPr>
        <w:t>Interface constraints</w:t>
      </w:r>
      <w:bookmarkEnd w:id="172"/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1150"/>
        <w:gridCol w:w="1134"/>
        <w:gridCol w:w="3118"/>
        <w:gridCol w:w="1276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1276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11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order</w:t>
            </w:r>
            <w:r>
              <w:rPr>
                <w:rFonts w:ascii="Consolas" w:hAnsi="Consolas" w:cs="Consolas"/>
                <w:color w:val="000000"/>
              </w:rPr>
              <w:t>Num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3118" w:type="dxa"/>
          </w:tcPr>
          <w:p w:rsidR="00B94483" w:rsidRDefault="00496BC2">
            <w:pPr>
              <w:pStyle w:val="NormalWeb"/>
              <w:rPr>
                <w:rFonts w:ascii="Shruti" w:hAnsi="Shruti"/>
              </w:rPr>
            </w:pPr>
            <w:proofErr w:type="spellStart"/>
            <w:r>
              <w:t>orderNum</w:t>
            </w:r>
            <w:proofErr w:type="spellEnd"/>
            <w:r>
              <w:t xml:space="preserve">, and </w:t>
            </w:r>
            <w:proofErr w:type="spellStart"/>
            <w:r>
              <w:t>iccid</w:t>
            </w:r>
            <w:proofErr w:type="spellEnd"/>
            <w:r>
              <w:t xml:space="preserve"> cannot be empty at the same time.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iccid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3118" w:type="dxa"/>
          </w:tcPr>
          <w:p w:rsidR="00B94483" w:rsidRDefault="00496BC2">
            <w:pPr>
              <w:pStyle w:val="NormalWeb"/>
              <w:rPr>
                <w:rFonts w:ascii="Shruti" w:hAnsi="Shruti"/>
              </w:rPr>
            </w:pPr>
            <w:proofErr w:type="spellStart"/>
            <w:r>
              <w:t>orderNum</w:t>
            </w:r>
            <w:proofErr w:type="spellEnd"/>
            <w:r>
              <w:t xml:space="preserve">, and </w:t>
            </w:r>
            <w:proofErr w:type="spellStart"/>
            <w:r>
              <w:t>iccid</w:t>
            </w:r>
            <w:proofErr w:type="spellEnd"/>
            <w:r>
              <w:t xml:space="preserve"> cannot be empty at the same time.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4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apiCode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 xml:space="preserve">String 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Yes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apiCode</w:t>
            </w:r>
            <w:proofErr w:type="spellEnd"/>
          </w:p>
        </w:tc>
        <w:tc>
          <w:tcPr>
            <w:tcW w:w="1276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99162-0-3-1-G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5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remark</w:t>
            </w:r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Remark information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6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/>
                <w:color w:val="000000"/>
              </w:rPr>
              <w:t>o</w:t>
            </w:r>
            <w:r>
              <w:rPr>
                <w:rFonts w:ascii="Consolas" w:hAnsi="Consolas" w:cs="Consolas" w:hint="eastAsia"/>
                <w:color w:val="000000"/>
              </w:rPr>
              <w:t>th</w:t>
            </w:r>
            <w:r>
              <w:rPr>
                <w:rFonts w:ascii="Consolas" w:hAnsi="Consolas" w:cs="Consolas"/>
                <w:color w:val="000000"/>
              </w:rPr>
              <w:t>erOrderId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Yes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External platform order ID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7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</w:t>
            </w:r>
            <w:r>
              <w:rPr>
                <w:rFonts w:ascii="Consolas" w:hAnsi="Consolas" w:cs="Consolas"/>
                <w:color w:val="000000"/>
              </w:rPr>
              <w:t>therItemId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External platform line item ID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8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o</w:t>
            </w:r>
            <w:r>
              <w:rPr>
                <w:rFonts w:ascii="Consolas" w:hAnsi="Consolas" w:cs="Consolas"/>
                <w:color w:val="000000"/>
              </w:rPr>
              <w:t>therPrice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t>External platform unit price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9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b</w:t>
            </w:r>
            <w:r>
              <w:rPr>
                <w:rFonts w:ascii="Consolas" w:hAnsi="Consolas" w:cs="Consolas"/>
                <w:color w:val="000000"/>
              </w:rPr>
              <w:t>ackInfo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</w:t>
            </w:r>
            <w:r>
              <w:rPr>
                <w:rFonts w:ascii="Shruti" w:hAnsi="Shruti"/>
              </w:rPr>
              <w:t>es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0/NULL returns the order number</w:t>
            </w:r>
          </w:p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1.Return to order details</w:t>
            </w:r>
          </w:p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2.Returns the PDF-URL information of the order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10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pdfLanguage</w:t>
            </w:r>
            <w:proofErr w:type="spellEnd"/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pdf language (refer to the language code in Appendix 3.2. If it is not in the appendix, English will be used by default)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11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1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Parameter signature</w:t>
            </w:r>
          </w:p>
        </w:tc>
        <w:tc>
          <w:tcPr>
            <w:tcW w:w="127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73" w:name="_Toc17645"/>
      <w:r>
        <w:rPr>
          <w:rFonts w:ascii="SimSun" w:eastAsia="SimSun" w:hAnsi="SimSun" w:cs="SimSun" w:hint="eastAsia"/>
        </w:rPr>
        <w:t>Interface name</w:t>
      </w:r>
      <w:bookmarkEnd w:id="173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</w:t>
      </w:r>
      <w:r>
        <w:rPr>
          <w:rFonts w:hint="eastAsia"/>
        </w:rPr>
        <w:t>renewCardByApiCode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74" w:name="_Toc22531"/>
      <w:r>
        <w:rPr>
          <w:rFonts w:ascii="SimSun" w:eastAsia="SimSun" w:hAnsi="SimSun" w:cs="SimSun" w:hint="eastAsia"/>
        </w:rPr>
        <w:lastRenderedPageBreak/>
        <w:t>Return constraints</w:t>
      </w:r>
      <w:bookmarkEnd w:id="174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Order No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rPr>
          <w:rFonts w:hint="eastAsia"/>
        </w:rPr>
        <w:t>The content data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order</w:t>
            </w:r>
            <w:r>
              <w:rPr>
                <w:rFonts w:ascii="SimSun" w:hAnsi="SimSun"/>
              </w:rPr>
              <w:t>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rder No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Display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purchaseDate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count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Order quantity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</w:t>
            </w:r>
            <w:r>
              <w:rPr>
                <w:rFonts w:ascii="SimSun" w:hAnsi="SimSun" w:hint="eastAsia"/>
              </w:rPr>
              <w:t>rice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total price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status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rder status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0: Normal, paid</w:t>
            </w:r>
            <w:r>
              <w:rPr>
                <w:rFonts w:ascii="SimSun" w:hAnsi="SimSun" w:hint="eastAsia"/>
              </w:rPr>
              <w:t>,</w:t>
            </w:r>
            <w:r>
              <w:rPr>
                <w:rFonts w:ascii="SimSun" w:hAnsi="SimSun"/>
              </w:rPr>
              <w:t>- 1: Unpaid, 2: Cancel; 3: Obsolete; 4: Partial unsubscribe;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 Order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B</w:t>
            </w:r>
            <w:r>
              <w:rPr>
                <w:rFonts w:ascii="SimSun" w:hAnsi="SimSun" w:hint="eastAsia"/>
              </w:rPr>
              <w:t>oole</w:t>
            </w:r>
            <w:r>
              <w:rPr>
                <w:rFonts w:ascii="SimSun" w:hAnsi="SimSun"/>
              </w:rPr>
              <w:t>an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mainOrderNum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Main Order </w:t>
            </w:r>
            <w:proofErr w:type="spellStart"/>
            <w:r>
              <w:rPr>
                <w:rFonts w:ascii="SimSun" w:hAnsi="SimSun"/>
              </w:rPr>
              <w:t>Order</w:t>
            </w:r>
            <w:proofErr w:type="spellEnd"/>
            <w:r>
              <w:rPr>
                <w:rFonts w:ascii="SimSun" w:hAnsi="SimSun"/>
              </w:rPr>
              <w:t xml:space="preserve">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If the order is renewed, the order number of the main order will be returned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Stirng</w:t>
            </w:r>
            <w:proofErr w:type="spellEnd"/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tarDate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start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lastRenderedPageBreak/>
              <w:t>e</w:t>
            </w:r>
            <w:r>
              <w:rPr>
                <w:rFonts w:ascii="SimSun" w:hAnsi="SimSun"/>
              </w:rPr>
              <w:t>ndDate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end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uterOrderid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External order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o</w:t>
            </w:r>
            <w:r>
              <w:rPr>
                <w:rFonts w:ascii="SimSun" w:hAnsi="SimSun"/>
              </w:rPr>
              <w:t>uterItemId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External line item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renew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r>
              <w:rPr>
                <w:rFonts w:ascii="SimSun" w:hAnsi="SimSun" w:hint="eastAsia"/>
              </w:rPr>
              <w:t>Renewal order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0: Main order 1: Renewal order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priceId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Package price 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r</w:t>
            </w:r>
            <w:r>
              <w:rPr>
                <w:rFonts w:ascii="SimSun" w:hAnsi="SimSun"/>
              </w:rPr>
              <w:t>enewOrderNum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Renewal Order Number Set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If the main order has a renewal order, the number set of the renewal order will be returned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  <w:r>
              <w:rPr>
                <w:rFonts w:ascii="SimSun" w:hAnsi="SimSun"/>
              </w:rPr>
              <w:t>&lt;String&gt;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</w:t>
            </w:r>
            <w:r>
              <w:rPr>
                <w:rFonts w:ascii="SimSun" w:hAnsi="SimSun"/>
              </w:rPr>
              <w:t>ardApiDtoList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Esim</w:t>
            </w:r>
            <w:proofErr w:type="spellEnd"/>
            <w:r>
              <w:rPr>
                <w:rFonts w:ascii="SimSun" w:hAnsi="SimSun"/>
              </w:rPr>
              <w:t xml:space="preserve"> Information Set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</w:t>
            </w:r>
            <w:r>
              <w:rPr>
                <w:rFonts w:ascii="SimSun" w:hAnsi="SimSun" w:hint="eastAsia"/>
              </w:rPr>
              <w:t>ist&lt;</w:t>
            </w:r>
            <w:r>
              <w:rPr>
                <w:rFonts w:ascii="SimSun" w:hAnsi="SimSun"/>
              </w:rPr>
              <w:t xml:space="preserve"> </w:t>
            </w:r>
            <w:proofErr w:type="spellStart"/>
            <w:r>
              <w:rPr>
                <w:rFonts w:ascii="SimSun" w:hAnsi="SimSun"/>
              </w:rPr>
              <w:t>EsimOrderCardApiDto</w:t>
            </w:r>
            <w:proofErr w:type="spellEnd"/>
            <w:r>
              <w:rPr>
                <w:rFonts w:ascii="SimSun" w:hAnsi="SimSun"/>
              </w:rPr>
              <w:t>&gt;</w:t>
            </w:r>
          </w:p>
        </w:tc>
      </w:tr>
    </w:tbl>
    <w:p w:rsidR="00B94483" w:rsidRDefault="00496BC2">
      <w:pPr>
        <w:pStyle w:val="Textoindependienteprimerasangra"/>
        <w:ind w:firstLineChars="0" w:firstLine="0"/>
      </w:pPr>
      <w:r>
        <w:rPr>
          <w:rFonts w:ascii="SimSun" w:eastAsia="SimSun" w:hAnsi="SimSun" w:cs="SimSun" w:hint="eastAsia"/>
        </w:rPr>
        <w:t>Return Format</w:t>
      </w:r>
      <w:r>
        <w:rPr>
          <w:rFonts w:ascii="SimSun" w:eastAsia="SimSun" w:hAnsi="SimSun" w:cs="SimSun"/>
        </w:rPr>
        <w:t xml:space="preserve"> </w:t>
      </w:r>
      <w:proofErr w:type="spellStart"/>
      <w:r>
        <w:rPr>
          <w:rFonts w:ascii="SimSun" w:hAnsi="SimSun"/>
        </w:rPr>
        <w:t>EsimOrderCardApiDto</w:t>
      </w:r>
      <w:proofErr w:type="spellEnd"/>
      <w:r>
        <w:rPr>
          <w:rFonts w:hint="eastAsia"/>
        </w:rPr>
        <w:t xml:space="preserve"> 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data</w:t>
            </w:r>
            <w:r>
              <w:rPr>
                <w:rFonts w:ascii="SimSun" w:hAnsi="SimSun"/>
              </w:rPr>
              <w:tab/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Flow data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2GB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validity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Valid days of package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sm_dp_address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m-dp</w:t>
            </w:r>
            <w:proofErr w:type="spellEnd"/>
            <w:r>
              <w:rPr>
                <w:rFonts w:ascii="SimSun" w:hAnsi="SimSun"/>
              </w:rPr>
              <w:t>+ address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activationCode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mobileNumber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</w:t>
            </w:r>
            <w:r>
              <w:rPr>
                <w:rFonts w:ascii="SimSun" w:hAnsi="SimSun" w:hint="eastAsia"/>
              </w:rPr>
              <w:t>sim</w:t>
            </w:r>
            <w:proofErr w:type="spellEnd"/>
            <w:r>
              <w:rPr>
                <w:rFonts w:ascii="SimSun" w:hAnsi="SimSun" w:hint="eastAsia"/>
              </w:rPr>
              <w:t xml:space="preserve">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iccid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</w:t>
            </w:r>
            <w:r>
              <w:rPr>
                <w:rFonts w:ascii="SimSun" w:hAnsi="SimSun"/>
              </w:rPr>
              <w:t>CCID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activateBefore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Latest activation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2</w:t>
            </w:r>
            <w:r>
              <w:rPr>
                <w:rFonts w:ascii="SimSun" w:hAnsi="SimSun"/>
              </w:rPr>
              <w:t>022-11-25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code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Usage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Android phones use this code to register </w:t>
            </w:r>
            <w:proofErr w:type="spellStart"/>
            <w:r>
              <w:rPr>
                <w:rFonts w:ascii="SimSun" w:hAnsi="SimSun"/>
              </w:rPr>
              <w:t>esim</w:t>
            </w:r>
            <w:proofErr w:type="spellEnd"/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lastRenderedPageBreak/>
              <w:t>usedMB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Usage MB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Package day date orders are not supported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startDate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Start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endDate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End date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pdfUrl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pdf link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</w:t>
            </w:r>
            <w:r>
              <w:rPr>
                <w:rFonts w:ascii="SimSun" w:hAnsi="SimSun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dpId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dpStatus</w:t>
            </w:r>
            <w:proofErr w:type="spellEnd"/>
          </w:p>
        </w:tc>
        <w:tc>
          <w:tcPr>
            <w:tcW w:w="1656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eid</w:t>
            </w:r>
            <w:proofErr w:type="spellEnd"/>
          </w:p>
        </w:tc>
        <w:tc>
          <w:tcPr>
            <w:tcW w:w="1656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63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apn</w:t>
            </w:r>
            <w:proofErr w:type="spellEnd"/>
          </w:p>
        </w:tc>
        <w:tc>
          <w:tcPr>
            <w:tcW w:w="1656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APN</w:t>
            </w:r>
          </w:p>
        </w:tc>
        <w:tc>
          <w:tcPr>
            <w:tcW w:w="63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shd w:val="clear" w:color="auto" w:fill="FFFFFF"/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shd w:val="clear" w:color="auto" w:fill="FFFFFF"/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75" w:name="_Toc28353"/>
      <w:r>
        <w:rPr>
          <w:rFonts w:ascii="SimSun" w:eastAsia="SimSun" w:hAnsi="SimSun" w:cs="SimSun" w:hint="eastAsia"/>
        </w:rPr>
        <w:t>Return Form</w:t>
      </w:r>
      <w:bookmarkEnd w:id="175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success：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"0",</w:t>
            </w:r>
          </w:p>
          <w:p w:rsidR="00B94483" w:rsidRDefault="00496BC2">
            <w:r>
              <w:rPr>
                <w:rFonts w:hint="eastAsia"/>
              </w:rPr>
              <w:t xml:space="preserve">    "message": "success",</w:t>
            </w:r>
          </w:p>
          <w:p w:rsidR="00B94483" w:rsidRDefault="00496BC2">
            <w:r>
              <w:t xml:space="preserve">    "data": "EP20221104000005"</w:t>
            </w:r>
          </w:p>
          <w:p w:rsidR="00B94483" w:rsidRDefault="00496BC2">
            <w:r>
              <w:t>}</w:t>
            </w:r>
          </w:p>
          <w:p w:rsidR="00B94483" w:rsidRDefault="00496BC2">
            <w:r>
              <w:t>{</w:t>
            </w:r>
            <w:r>
              <w:cr/>
              <w:t>    "code": "0",</w:t>
            </w:r>
            <w:r>
              <w:cr/>
              <w:t>    "message": "</w:t>
            </w:r>
            <w:r>
              <w:rPr>
                <w:rFonts w:hint="eastAsia"/>
              </w:rPr>
              <w:t>s</w:t>
            </w:r>
            <w:r>
              <w:t>uccess",</w:t>
            </w:r>
            <w:r>
              <w:cr/>
              <w:t>    "data": {</w:t>
            </w:r>
            <w:r>
              <w:cr/>
              <w:t>        "</w:t>
            </w:r>
            <w:proofErr w:type="spellStart"/>
            <w:r>
              <w:t>orderNum</w:t>
            </w:r>
            <w:proofErr w:type="spellEnd"/>
            <w:r>
              <w:t>": "EP20240124000013",</w:t>
            </w:r>
            <w:r>
              <w:cr/>
              <w:t>        "display": "Australia",</w:t>
            </w:r>
            <w:r>
              <w:cr/>
              <w:t>        "</w:t>
            </w:r>
            <w:proofErr w:type="spellStart"/>
            <w:r>
              <w:t>purchaseDate</w:t>
            </w:r>
            <w:proofErr w:type="spellEnd"/>
            <w:r>
              <w:t>": "2024-01-24(GMT+8)",</w:t>
            </w:r>
            <w:r>
              <w:cr/>
              <w:t>        "count": 1,</w:t>
            </w:r>
            <w:r>
              <w:cr/>
              <w:t>        "price": "9.89",</w:t>
            </w:r>
            <w:r>
              <w:cr/>
              <w:t>        "status": 0,</w:t>
            </w:r>
            <w:r>
              <w:cr/>
              <w:t>        "renewal": true,</w:t>
            </w:r>
            <w:r>
              <w:cr/>
              <w:t>        "</w:t>
            </w:r>
            <w:proofErr w:type="spellStart"/>
            <w:r>
              <w:t>mainOrderNum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</w:r>
            <w:r>
              <w:lastRenderedPageBreak/>
              <w:t>        "</w:t>
            </w:r>
            <w:proofErr w:type="spellStart"/>
            <w:r>
              <w:t>outerOrderid</w:t>
            </w:r>
            <w:proofErr w:type="spellEnd"/>
            <w:r>
              <w:t>": "",</w:t>
            </w:r>
            <w:r>
              <w:cr/>
              <w:t>        "</w:t>
            </w:r>
            <w:proofErr w:type="spellStart"/>
            <w:r>
              <w:t>outerItemId</w:t>
            </w:r>
            <w:proofErr w:type="spellEnd"/>
            <w:r>
              <w:t>": "",</w:t>
            </w:r>
          </w:p>
          <w:p w:rsidR="00B94483" w:rsidRDefault="00496BC2">
            <w:pPr>
              <w:ind w:firstLineChars="300" w:firstLine="720"/>
            </w:pPr>
            <w:r>
              <w:t>“</w:t>
            </w:r>
            <w:r>
              <w:rPr>
                <w:rFonts w:hint="eastAsia"/>
              </w:rPr>
              <w:t>renew</w:t>
            </w:r>
            <w:r>
              <w:t>”</w:t>
            </w:r>
            <w:r>
              <w:rPr>
                <w:rFonts w:hint="eastAsia"/>
              </w:rPr>
              <w:t>:0,</w:t>
            </w:r>
          </w:p>
          <w:p w:rsidR="00B94483" w:rsidRDefault="00496BC2">
            <w:pPr>
              <w:ind w:firstLineChars="300" w:firstLine="720"/>
            </w:pPr>
            <w:r>
              <w:t>“</w:t>
            </w:r>
            <w:r>
              <w:rPr>
                <w:rFonts w:hint="eastAsia"/>
              </w:rPr>
              <w:t>priceId</w:t>
            </w:r>
            <w:r>
              <w:t>”</w:t>
            </w:r>
            <w:r>
              <w:rPr>
                <w:rFonts w:hint="eastAsia"/>
              </w:rPr>
              <w:t>:9726,</w:t>
            </w:r>
            <w:r>
              <w:cr/>
              <w:t>        "</w:t>
            </w:r>
            <w:proofErr w:type="spellStart"/>
            <w:r>
              <w:t>renewOrderNum</w:t>
            </w:r>
            <w:proofErr w:type="spellEnd"/>
            <w:r>
              <w:t>": [],</w:t>
            </w:r>
            <w:r>
              <w:cr/>
              <w:t>        "</w:t>
            </w:r>
            <w:proofErr w:type="spellStart"/>
            <w:r>
              <w:t>cardApiDtoList</w:t>
            </w:r>
            <w:proofErr w:type="spellEnd"/>
            <w:r>
              <w:t>": [</w:t>
            </w:r>
            <w:r>
              <w:cr/>
              <w:t>            {</w:t>
            </w:r>
            <w:r>
              <w:cr/>
              <w:t>                "data": "6GB",</w:t>
            </w:r>
            <w:r>
              <w:cr/>
              <w:t>                "validity": 8,</w:t>
            </w:r>
            <w:r>
              <w:cr/>
              <w:t>                "</w:t>
            </w:r>
            <w:proofErr w:type="spellStart"/>
            <w:r>
              <w:t>sm_dp_address</w:t>
            </w:r>
            <w:proofErr w:type="spellEnd"/>
            <w:r>
              <w:t>": "ais.prod.ondemandconnectivity.com",</w:t>
            </w:r>
            <w:r>
              <w:cr/>
              <w:t>                "</w:t>
            </w:r>
            <w:proofErr w:type="spellStart"/>
            <w:r>
              <w:t>activationCode</w:t>
            </w:r>
            <w:proofErr w:type="spellEnd"/>
            <w:r>
              <w:t>": "SEW7JEBMFGPRVSPD",</w:t>
            </w:r>
            <w:r>
              <w:cr/>
              <w:t>                "</w:t>
            </w:r>
            <w:proofErr w:type="spellStart"/>
            <w:r>
              <w:t>mobileNumber</w:t>
            </w:r>
            <w:proofErr w:type="spellEnd"/>
            <w:r>
              <w:t>": "0841823354",</w:t>
            </w:r>
            <w:r>
              <w:cr/>
              <w:t>                "</w:t>
            </w:r>
            <w:proofErr w:type="spellStart"/>
            <w:r>
              <w:t>iccid</w:t>
            </w:r>
            <w:proofErr w:type="spellEnd"/>
            <w:r>
              <w:t>": "934801019851134300",</w:t>
            </w:r>
            <w:r>
              <w:cr/>
              <w:t>                "</w:t>
            </w:r>
            <w:proofErr w:type="spellStart"/>
            <w:r>
              <w:t>activateBefore</w:t>
            </w:r>
            <w:proofErr w:type="spellEnd"/>
            <w:r>
              <w:t>": "2024-02-24(GMT+8)",</w:t>
            </w:r>
            <w:r>
              <w:cr/>
              <w:t>                "code": "LPA:1$ais.prod.ondemandconnectivity.com$SEW7JEBMFGPRVSPD",</w:t>
            </w:r>
            <w:r>
              <w:cr/>
              <w:t>                "</w:t>
            </w:r>
            <w:proofErr w:type="spellStart"/>
            <w:r>
              <w:t>usedMB</w:t>
            </w:r>
            <w:proofErr w:type="spellEnd"/>
            <w:r>
              <w:t>": "0.0",</w:t>
            </w:r>
            <w:r>
              <w:cr/>
              <w:t>        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pdfUrl</w:t>
            </w:r>
            <w:proofErr w:type="spellEnd"/>
            <w:r>
              <w:t>": null</w:t>
            </w:r>
            <w:r>
              <w:rPr>
                <w:rFonts w:hint="eastAsia"/>
              </w:rPr>
              <w:t>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t>“</w:t>
            </w:r>
            <w:r>
              <w:rPr>
                <w:rFonts w:hint="eastAsia"/>
              </w:rPr>
              <w:t>dpId</w:t>
            </w:r>
            <w:r>
              <w:t>”</w:t>
            </w:r>
            <w:r>
              <w:rPr>
                <w:rFonts w:hint="eastAsia"/>
              </w:rPr>
              <w:t>:9,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dpStatus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eid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t>“</w:t>
            </w:r>
            <w:proofErr w:type="spellStart"/>
            <w:r>
              <w:rPr>
                <w:rFonts w:hint="eastAsia"/>
              </w:rPr>
              <w:t>apn</w:t>
            </w:r>
            <w:proofErr w:type="spellEnd"/>
            <w:r>
              <w:t>”</w:t>
            </w:r>
            <w:r>
              <w:rPr>
                <w:rFonts w:hint="eastAsia"/>
              </w:rPr>
              <w:t>:"plus"</w:t>
            </w:r>
            <w:r>
              <w:cr/>
              <w:t xml:space="preserve">    </w:t>
            </w:r>
            <w:r>
              <w:rPr>
                <w:rFonts w:hint="eastAsia"/>
              </w:rPr>
              <w:t> </w:t>
            </w:r>
            <w:r>
              <w:t xml:space="preserve">       }</w:t>
            </w:r>
            <w:r>
              <w:cr/>
              <w:t>        ]</w:t>
            </w:r>
            <w:r>
              <w:cr/>
              <w:t>    }</w:t>
            </w:r>
            <w:r>
              <w:cr/>
              <w:t>}</w:t>
            </w:r>
            <w:r>
              <w:cr/>
            </w:r>
          </w:p>
          <w:p w:rsidR="00B94483" w:rsidRDefault="00496BC2">
            <w:r>
              <w:t>{</w:t>
            </w:r>
            <w:r>
              <w:cr/>
              <w:t>    "code": "0",</w:t>
            </w:r>
            <w:r>
              <w:cr/>
            </w:r>
            <w:r>
              <w:lastRenderedPageBreak/>
              <w:t>    "message": "</w:t>
            </w:r>
            <w:r>
              <w:rPr>
                <w:rFonts w:hint="eastAsia"/>
              </w:rPr>
              <w:t>s</w:t>
            </w:r>
            <w:r>
              <w:t>uccess",</w:t>
            </w:r>
            <w:r>
              <w:cr/>
              <w:t>    "data": {</w:t>
            </w:r>
            <w:r>
              <w:cr/>
              <w:t>        "</w:t>
            </w:r>
            <w:proofErr w:type="spellStart"/>
            <w:r>
              <w:t>orderNum</w:t>
            </w:r>
            <w:proofErr w:type="spellEnd"/>
            <w:r>
              <w:t>": "EP20240124000014",</w:t>
            </w:r>
            <w:r>
              <w:cr/>
              <w:t>        "display": "Australia",</w:t>
            </w:r>
            <w:r>
              <w:cr/>
              <w:t>        "</w:t>
            </w:r>
            <w:proofErr w:type="spellStart"/>
            <w:r>
              <w:t>purchaseDate</w:t>
            </w:r>
            <w:proofErr w:type="spellEnd"/>
            <w:r>
              <w:t>": "2024-01-24(GMT+8)",</w:t>
            </w:r>
            <w:r>
              <w:cr/>
              <w:t>        "count": 1,</w:t>
            </w:r>
            <w:r>
              <w:cr/>
              <w:t>        "price": "9.89",</w:t>
            </w:r>
            <w:r>
              <w:cr/>
              <w:t>        "status": 0,</w:t>
            </w:r>
            <w:r>
              <w:cr/>
              <w:t>        "renewal": false,</w:t>
            </w:r>
            <w:r>
              <w:cr/>
              <w:t>        "</w:t>
            </w:r>
            <w:proofErr w:type="spellStart"/>
            <w:r>
              <w:t>mainOrderNum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  <w:t>        "</w:t>
            </w:r>
            <w:proofErr w:type="spellStart"/>
            <w:r>
              <w:t>outerOrderid</w:t>
            </w:r>
            <w:proofErr w:type="spellEnd"/>
            <w:r>
              <w:t>": "",</w:t>
            </w:r>
            <w:r>
              <w:cr/>
              <w:t>        "</w:t>
            </w:r>
            <w:proofErr w:type="spellStart"/>
            <w:r>
              <w:t>outerItemId</w:t>
            </w:r>
            <w:proofErr w:type="spellEnd"/>
            <w:r>
              <w:t>": "",</w:t>
            </w:r>
          </w:p>
          <w:p w:rsidR="00B94483" w:rsidRDefault="00496BC2">
            <w:pPr>
              <w:ind w:firstLineChars="300" w:firstLine="720"/>
            </w:pPr>
            <w:r>
              <w:t>“</w:t>
            </w:r>
            <w:r>
              <w:rPr>
                <w:rFonts w:hint="eastAsia"/>
              </w:rPr>
              <w:t>renew</w:t>
            </w:r>
            <w:r>
              <w:t>”</w:t>
            </w:r>
            <w:r>
              <w:rPr>
                <w:rFonts w:hint="eastAsia"/>
              </w:rPr>
              <w:t>:1,</w:t>
            </w:r>
          </w:p>
          <w:p w:rsidR="00B94483" w:rsidRDefault="00496BC2">
            <w:pPr>
              <w:ind w:firstLineChars="300" w:firstLine="720"/>
            </w:pPr>
            <w:r>
              <w:t>“</w:t>
            </w:r>
            <w:r>
              <w:rPr>
                <w:rFonts w:hint="eastAsia"/>
              </w:rPr>
              <w:t>priceId</w:t>
            </w:r>
            <w:r>
              <w:t>”</w:t>
            </w:r>
            <w:r>
              <w:rPr>
                <w:rFonts w:hint="eastAsia"/>
              </w:rPr>
              <w:t>:9727,</w:t>
            </w:r>
            <w:r>
              <w:cr/>
              <w:t>        "</w:t>
            </w:r>
            <w:proofErr w:type="spellStart"/>
            <w:r>
              <w:t>renewOrderNum</w:t>
            </w:r>
            <w:proofErr w:type="spellEnd"/>
            <w:r>
              <w:t>": [],</w:t>
            </w:r>
            <w:r>
              <w:cr/>
              <w:t>        "</w:t>
            </w:r>
            <w:proofErr w:type="spellStart"/>
            <w:r>
              <w:t>cardApiDtoList</w:t>
            </w:r>
            <w:proofErr w:type="spellEnd"/>
            <w:r>
              <w:t>": [</w:t>
            </w:r>
            <w:r>
              <w:cr/>
              <w:t>            {</w:t>
            </w:r>
            <w:r>
              <w:cr/>
              <w:t>                "data": "6GB",</w:t>
            </w:r>
            <w:r>
              <w:cr/>
              <w:t xml:space="preserve">          </w:t>
            </w:r>
            <w:r>
              <w:rPr>
                <w:rFonts w:hint="eastAsia"/>
              </w:rPr>
              <w:t> </w:t>
            </w:r>
            <w:r>
              <w:t xml:space="preserve">     "validity": 8,</w:t>
            </w:r>
            <w:r>
              <w:cr/>
              <w:t>                "</w:t>
            </w:r>
            <w:proofErr w:type="spellStart"/>
            <w:r>
              <w:t>sm_dp_address</w:t>
            </w:r>
            <w:proofErr w:type="spellEnd"/>
            <w:r>
              <w:t>": "ais.prod.ondemandconnectivity.com",</w:t>
            </w:r>
            <w:r>
              <w:cr/>
              <w:t>                "</w:t>
            </w:r>
            <w:proofErr w:type="spellStart"/>
            <w:r>
              <w:t>activationCode</w:t>
            </w:r>
            <w:proofErr w:type="spellEnd"/>
            <w:r>
              <w:t>": "SEW7JEBMFGPRVSPD",</w:t>
            </w:r>
            <w:r>
              <w:cr/>
              <w:t>                "</w:t>
            </w:r>
            <w:proofErr w:type="spellStart"/>
            <w:r>
              <w:t>mobileNumber</w:t>
            </w:r>
            <w:proofErr w:type="spellEnd"/>
            <w:r>
              <w:t>": "0848735511",</w:t>
            </w:r>
            <w:r>
              <w:cr/>
              <w:t>                "</w:t>
            </w:r>
            <w:proofErr w:type="spellStart"/>
            <w:r>
              <w:t>iccid</w:t>
            </w:r>
            <w:proofErr w:type="spellEnd"/>
            <w:r>
              <w:t>": "162984356292255940",</w:t>
            </w:r>
            <w:r>
              <w:cr/>
              <w:t>                "</w:t>
            </w:r>
            <w:proofErr w:type="spellStart"/>
            <w:r>
              <w:t>activateBefore</w:t>
            </w:r>
            <w:proofErr w:type="spellEnd"/>
            <w:r>
              <w:t>": "2024-02-24(GMT+8)",</w:t>
            </w:r>
            <w:r>
              <w:cr/>
              <w:t>                "code": "LPA:1$ais.prod.ondemandconnectivity.com$SEW7JEBMFGPRVSPD",</w:t>
            </w:r>
            <w:r>
              <w:cr/>
              <w:t>                "</w:t>
            </w:r>
            <w:proofErr w:type="spellStart"/>
            <w:r>
              <w:t>usedMB</w:t>
            </w:r>
            <w:proofErr w:type="spellEnd"/>
            <w:r>
              <w:t>": "0.00",</w:t>
            </w:r>
            <w:r>
              <w:cr/>
              <w:t>                "</w:t>
            </w:r>
            <w:proofErr w:type="spellStart"/>
            <w:r>
              <w:t>startDate</w:t>
            </w:r>
            <w:proofErr w:type="spellEnd"/>
            <w:r>
              <w:t>": null,</w:t>
            </w:r>
            <w:r>
              <w:cr/>
              <w:t>                "</w:t>
            </w:r>
            <w:proofErr w:type="spellStart"/>
            <w:r>
              <w:t>endDate</w:t>
            </w:r>
            <w:proofErr w:type="spellEnd"/>
            <w:r>
              <w:t>": null,</w:t>
            </w:r>
            <w:r>
              <w:cr/>
            </w:r>
            <w:r>
              <w:lastRenderedPageBreak/>
              <w:t>                "</w:t>
            </w:r>
            <w:proofErr w:type="spellStart"/>
            <w:r>
              <w:t>pdfUrl</w:t>
            </w:r>
            <w:proofErr w:type="spellEnd"/>
            <w:r>
              <w:t>": "http://img.</w:t>
            </w:r>
            <w:r w:rsidR="00707DC4">
              <w:t>mioesim.com</w:t>
            </w:r>
            <w:r>
              <w:t>/phoneImage/202401//8bd384ba-729d-4d12-bc2e-b1f6908f074b.pdf"</w:t>
            </w:r>
            <w:r>
              <w:rPr>
                <w:rFonts w:hint="eastAsia"/>
              </w:rPr>
              <w:t>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t>“</w:t>
            </w:r>
            <w:r>
              <w:rPr>
                <w:rFonts w:hint="eastAsia"/>
              </w:rPr>
              <w:t>dpId</w:t>
            </w:r>
            <w:r>
              <w:t>”</w:t>
            </w:r>
            <w:r>
              <w:rPr>
                <w:rFonts w:hint="eastAsia"/>
              </w:rPr>
              <w:t>:9,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dpStatus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rPr>
                <w:rFonts w:hint="eastAsia"/>
              </w:rPr>
              <w:t>"</w:t>
            </w:r>
            <w:proofErr w:type="spellStart"/>
            <w:r>
              <w:rPr>
                <w:rFonts w:hint="eastAsia"/>
              </w:rPr>
              <w:t>eid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ind w:firstLineChars="600" w:firstLine="1440"/>
            </w:pPr>
            <w:r>
              <w:t>“</w:t>
            </w:r>
            <w:proofErr w:type="spellStart"/>
            <w:r>
              <w:rPr>
                <w:rFonts w:hint="eastAsia"/>
              </w:rPr>
              <w:t>apn</w:t>
            </w:r>
            <w:proofErr w:type="spellEnd"/>
            <w:r>
              <w:t>”</w:t>
            </w:r>
            <w:r>
              <w:rPr>
                <w:rFonts w:hint="eastAsia"/>
              </w:rPr>
              <w:t>:"plus"</w:t>
            </w:r>
            <w:r>
              <w:cr/>
              <w:t>            }</w:t>
            </w:r>
            <w:r>
              <w:cr/>
              <w:t>        ]</w:t>
            </w:r>
            <w:r>
              <w:cr/>
              <w:t>    }</w:t>
            </w:r>
            <w:r>
              <w:cr/>
              <w:t>}</w:t>
            </w:r>
          </w:p>
          <w:p w:rsidR="00B94483" w:rsidRDefault="00496BC2">
            <w:r>
              <w:rPr>
                <w:rFonts w:hint="eastAsia"/>
              </w:rPr>
              <w:t>fail：</w:t>
            </w:r>
          </w:p>
          <w:p w:rsidR="00B94483" w:rsidRDefault="00496BC2">
            <w:r>
              <w:t>{ "code": -2, "message": " params is not null ","data": ""}</w:t>
            </w:r>
          </w:p>
          <w:p w:rsidR="00B94483" w:rsidRDefault="00496BC2">
            <w:r>
              <w:t>{"code": -3, "message": " data not exist ","data": ""}</w:t>
            </w:r>
          </w:p>
          <w:p w:rsidR="00B94483" w:rsidRDefault="00B94483"/>
        </w:tc>
      </w:tr>
    </w:tbl>
    <w:p w:rsidR="00B94483" w:rsidRDefault="00496BC2">
      <w:pPr>
        <w:pStyle w:val="Ttulo2"/>
        <w:pageBreakBefore/>
        <w:spacing w:line="416" w:lineRule="auto"/>
        <w:ind w:left="578" w:hanging="578"/>
        <w:rPr>
          <w:rFonts w:eastAsia="SimSun"/>
        </w:rPr>
      </w:pPr>
      <w:bookmarkStart w:id="176" w:name="_Toc29744"/>
      <w:r>
        <w:rPr>
          <w:rFonts w:eastAsia="SimSun" w:hint="eastAsia"/>
        </w:rPr>
        <w:lastRenderedPageBreak/>
        <w:t>Get account balance</w:t>
      </w:r>
      <w:bookmarkEnd w:id="176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77" w:name="_Toc6621"/>
      <w:r>
        <w:rPr>
          <w:rFonts w:ascii="SimSun" w:eastAsia="SimSun" w:hAnsi="SimSun" w:cs="SimSun" w:hint="eastAsia"/>
        </w:rPr>
        <w:t>Interface Description</w:t>
      </w:r>
      <w:bookmarkEnd w:id="177"/>
    </w:p>
    <w:p w:rsidR="00B94483" w:rsidRDefault="00496BC2">
      <w:pPr>
        <w:pStyle w:val="Textoindependienteprimerasangra"/>
        <w:ind w:firstLine="480"/>
      </w:pPr>
      <w:r>
        <w:rPr>
          <w:rFonts w:hint="eastAsia"/>
        </w:rPr>
        <w:t>Get the current account balance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78" w:name="_Toc3612"/>
      <w:r>
        <w:rPr>
          <w:rFonts w:ascii="SimSun" w:eastAsia="SimSun" w:hAnsi="SimSun" w:cs="SimSun" w:hint="eastAsia"/>
        </w:rPr>
        <w:t>Interface constraints</w:t>
      </w:r>
      <w:bookmarkEnd w:id="178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436"/>
        <w:gridCol w:w="2291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436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291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436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291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436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Parameter signature</w:t>
            </w:r>
          </w:p>
        </w:tc>
        <w:tc>
          <w:tcPr>
            <w:tcW w:w="2291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79" w:name="_Toc11255"/>
      <w:r>
        <w:rPr>
          <w:rFonts w:ascii="SimSun" w:eastAsia="SimSun" w:hAnsi="SimSun" w:cs="SimSun" w:hint="eastAsia"/>
        </w:rPr>
        <w:t>Interface name</w:t>
      </w:r>
      <w:bookmarkEnd w:id="179"/>
    </w:p>
    <w:p w:rsidR="00B94483" w:rsidRDefault="00496BC2">
      <w:pPr>
        <w:pStyle w:val="Textoindependienteprimerasangra"/>
        <w:ind w:firstLineChars="0" w:firstLine="420"/>
      </w:pPr>
      <w:r>
        <w:rPr>
          <w:rFonts w:hint="eastAsia"/>
        </w:rPr>
        <w:t>Production</w:t>
      </w:r>
      <w:r>
        <w:t>：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/api_esim/get</w:t>
      </w:r>
      <w:r>
        <w:rPr>
          <w:rFonts w:hint="eastAsia"/>
        </w:rPr>
        <w:t>Balance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80" w:name="_Toc9037"/>
      <w:r>
        <w:rPr>
          <w:rFonts w:ascii="SimSun" w:eastAsia="SimSun" w:hAnsi="SimSun" w:cs="SimSun" w:hint="eastAsia"/>
        </w:rPr>
        <w:t>Return constraints</w:t>
      </w:r>
      <w:bookmarkEnd w:id="180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321"/>
        <w:gridCol w:w="1418"/>
        <w:gridCol w:w="1417"/>
        <w:gridCol w:w="2693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321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1417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693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321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41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69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321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141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69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321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41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1417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69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rPr>
          <w:rFonts w:hint="eastAsia"/>
        </w:rPr>
        <w:lastRenderedPageBreak/>
        <w:t>The content data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balance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balance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currency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currency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81" w:name="_Toc18569"/>
      <w:r>
        <w:rPr>
          <w:rFonts w:ascii="SimSun" w:eastAsia="SimSun" w:hAnsi="SimSun" w:cs="SimSun" w:hint="eastAsia"/>
        </w:rPr>
        <w:t>Return Form</w:t>
      </w:r>
      <w:bookmarkEnd w:id="181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rPr>
                <w:rFonts w:hint="eastAsia"/>
              </w:rPr>
              <w:t>success：</w:t>
            </w:r>
          </w:p>
          <w:p w:rsidR="00B94483" w:rsidRDefault="00496BC2">
            <w:r>
              <w:rPr>
                <w:rFonts w:hint="eastAsia"/>
              </w:rPr>
              <w:t>{</w:t>
            </w:r>
          </w:p>
          <w:p w:rsidR="00B94483" w:rsidRDefault="00496BC2">
            <w:r>
              <w:rPr>
                <w:rFonts w:hint="eastAsia"/>
              </w:rPr>
              <w:t xml:space="preserve">    "code": "0",</w:t>
            </w:r>
          </w:p>
          <w:p w:rsidR="00B94483" w:rsidRDefault="00496BC2">
            <w:r>
              <w:rPr>
                <w:rFonts w:hint="eastAsia"/>
              </w:rPr>
              <w:t xml:space="preserve">    "message": "</w:t>
            </w:r>
            <w:r w:rsidR="004A2936" w:rsidRPr="004A2936">
              <w:t>success</w:t>
            </w:r>
            <w:r>
              <w:rPr>
                <w:rFonts w:hint="eastAsia"/>
              </w:rPr>
              <w:t>",</w:t>
            </w:r>
          </w:p>
          <w:p w:rsidR="00B94483" w:rsidRDefault="00496BC2">
            <w:r>
              <w:rPr>
                <w:rFonts w:hint="eastAsia"/>
              </w:rPr>
              <w:t xml:space="preserve">    "data": {</w:t>
            </w:r>
          </w:p>
          <w:p w:rsidR="00B94483" w:rsidRDefault="00496BC2">
            <w:r>
              <w:rPr>
                <w:rFonts w:hint="eastAsia"/>
              </w:rPr>
              <w:t xml:space="preserve">        "balance": "628.49",</w:t>
            </w:r>
          </w:p>
          <w:p w:rsidR="00B94483" w:rsidRDefault="00496BC2">
            <w:r>
              <w:rPr>
                <w:rFonts w:hint="eastAsia"/>
              </w:rPr>
              <w:t xml:space="preserve">        "currency": "USD"</w:t>
            </w:r>
          </w:p>
          <w:p w:rsidR="00B94483" w:rsidRDefault="00496BC2">
            <w:r>
              <w:rPr>
                <w:rFonts w:hint="eastAsia"/>
              </w:rPr>
              <w:t xml:space="preserve">    }</w:t>
            </w:r>
          </w:p>
          <w:p w:rsidR="00B94483" w:rsidRDefault="00496BC2">
            <w:r>
              <w:rPr>
                <w:rFonts w:hint="eastAsia"/>
              </w:rPr>
              <w:t>}</w:t>
            </w:r>
          </w:p>
          <w:p w:rsidR="00B94483" w:rsidRDefault="00B94483"/>
          <w:p w:rsidR="00B94483" w:rsidRDefault="00496BC2">
            <w:r>
              <w:rPr>
                <w:rFonts w:hint="eastAsia"/>
              </w:rPr>
              <w:t>fail：</w:t>
            </w:r>
            <w:r>
              <w:t xml:space="preserve">{"code":-1,"message":"token </w:t>
            </w:r>
            <w:proofErr w:type="spellStart"/>
            <w:r>
              <w:t>expire","data</w:t>
            </w:r>
            <w:proofErr w:type="spellEnd"/>
            <w:r>
              <w:t>" : ""}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-30,</w:t>
            </w:r>
          </w:p>
          <w:p w:rsidR="00B94483" w:rsidRDefault="00496BC2">
            <w:r>
              <w:t xml:space="preserve">    "message": "sign wrong",</w:t>
            </w:r>
          </w:p>
          <w:p w:rsidR="00B94483" w:rsidRDefault="00496BC2">
            <w:r>
              <w:t xml:space="preserve">    "data": "sign wrong"</w:t>
            </w:r>
          </w:p>
          <w:p w:rsidR="00B94483" w:rsidRDefault="00496BC2">
            <w:r>
              <w:t>}</w:t>
            </w:r>
          </w:p>
          <w:p w:rsidR="00B94483" w:rsidRDefault="00496BC2">
            <w:r>
              <w:t>{</w:t>
            </w:r>
          </w:p>
          <w:p w:rsidR="00B94483" w:rsidRDefault="00496BC2">
            <w:r>
              <w:t xml:space="preserve">    "code": -3,</w:t>
            </w:r>
          </w:p>
          <w:p w:rsidR="00B94483" w:rsidRDefault="00496BC2">
            <w:r>
              <w:t xml:space="preserve">    "message": "</w:t>
            </w:r>
            <w:r>
              <w:rPr>
                <w:rFonts w:hint="eastAsia"/>
              </w:rPr>
              <w:t>get balance fail</w:t>
            </w:r>
            <w:r>
              <w:t>",</w:t>
            </w:r>
          </w:p>
          <w:p w:rsidR="00B94483" w:rsidRDefault="00496BC2">
            <w:r>
              <w:t xml:space="preserve">    "data": ""</w:t>
            </w:r>
          </w:p>
          <w:p w:rsidR="00B94483" w:rsidRDefault="00496BC2">
            <w:r>
              <w:t>}</w:t>
            </w:r>
          </w:p>
        </w:tc>
      </w:tr>
    </w:tbl>
    <w:p w:rsidR="00B94483" w:rsidRDefault="00496BC2">
      <w:pPr>
        <w:pStyle w:val="Ttulo2"/>
        <w:pageBreakBefore/>
        <w:spacing w:line="416" w:lineRule="auto"/>
        <w:ind w:left="578" w:hanging="578"/>
      </w:pPr>
      <w:bookmarkStart w:id="182" w:name="_Toc32080"/>
      <w:r>
        <w:lastRenderedPageBreak/>
        <w:t xml:space="preserve">Obtain detailed information on </w:t>
      </w:r>
      <w:proofErr w:type="spellStart"/>
      <w:r>
        <w:t>iccid</w:t>
      </w:r>
      <w:proofErr w:type="spellEnd"/>
      <w:r>
        <w:t xml:space="preserve"> usage traffic</w:t>
      </w:r>
      <w:bookmarkEnd w:id="182"/>
    </w:p>
    <w:p w:rsidR="00B94483" w:rsidRDefault="00496BC2">
      <w:pPr>
        <w:pStyle w:val="Ttulo3"/>
      </w:pPr>
      <w:bookmarkStart w:id="183" w:name="_Toc24308"/>
      <w:r>
        <w:t>Interface Description</w:t>
      </w:r>
      <w:bookmarkEnd w:id="183"/>
    </w:p>
    <w:p w:rsidR="00B94483" w:rsidRDefault="00496BC2">
      <w:pPr>
        <w:pStyle w:val="Textoindependienteprimerasangra"/>
        <w:ind w:firstLine="480"/>
      </w:pPr>
      <w:r>
        <w:t xml:space="preserve">Obtain detailed information on </w:t>
      </w:r>
      <w:proofErr w:type="spellStart"/>
      <w:r>
        <w:t>iccid</w:t>
      </w:r>
      <w:proofErr w:type="spellEnd"/>
      <w:r>
        <w:t xml:space="preserve"> usage </w:t>
      </w:r>
      <w:proofErr w:type="spellStart"/>
      <w:r>
        <w:t>traffic.</w:t>
      </w:r>
      <w:r>
        <w:rPr>
          <w:color w:val="FF0000"/>
        </w:rPr>
        <w:t>Attention</w:t>
      </w:r>
      <w:proofErr w:type="spellEnd"/>
      <w:r>
        <w:rPr>
          <w:color w:val="FF0000"/>
        </w:rPr>
        <w:t xml:space="preserve">!!Please contact the relevant person in charge before calling and add it to the </w:t>
      </w:r>
      <w:proofErr w:type="spellStart"/>
      <w:r>
        <w:rPr>
          <w:color w:val="FF0000"/>
        </w:rPr>
        <w:t>ip</w:t>
      </w:r>
      <w:proofErr w:type="spellEnd"/>
      <w:r>
        <w:rPr>
          <w:color w:val="FF0000"/>
        </w:rPr>
        <w:t xml:space="preserve"> whitelist to prevent the </w:t>
      </w:r>
      <w:proofErr w:type="spellStart"/>
      <w:r>
        <w:rPr>
          <w:color w:val="FF0000"/>
        </w:rPr>
        <w:t>ip</w:t>
      </w:r>
      <w:proofErr w:type="spellEnd"/>
      <w:r>
        <w:rPr>
          <w:color w:val="FF0000"/>
        </w:rPr>
        <w:t xml:space="preserve"> from being blocked or disabled</w:t>
      </w:r>
    </w:p>
    <w:p w:rsidR="00B94483" w:rsidRDefault="00496BC2">
      <w:pPr>
        <w:pStyle w:val="Ttulo3"/>
      </w:pPr>
      <w:bookmarkStart w:id="184" w:name="_Toc12747"/>
      <w:r>
        <w:t>Interface constraints</w:t>
      </w:r>
      <w:bookmarkEnd w:id="184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436"/>
        <w:gridCol w:w="2291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436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291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proofErr w:type="spellStart"/>
            <w:r>
              <w:rPr>
                <w:rFonts w:ascii="Shruti" w:hAnsi="Shruti"/>
                <w:color w:val="000000"/>
              </w:rPr>
              <w:t>iccid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436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proofErr w:type="spellStart"/>
            <w:r>
              <w:rPr>
                <w:rFonts w:ascii="Shruti" w:hAnsi="Shruti"/>
              </w:rPr>
              <w:t>iccid</w:t>
            </w:r>
            <w:proofErr w:type="spellEnd"/>
            <w:r>
              <w:rPr>
                <w:rFonts w:ascii="Shruti" w:hAnsi="Shruti"/>
              </w:rPr>
              <w:t xml:space="preserve"> number</w:t>
            </w:r>
          </w:p>
        </w:tc>
        <w:tc>
          <w:tcPr>
            <w:tcW w:w="2291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B94483">
      <w:pPr>
        <w:pStyle w:val="Textoindependienteprimerasangra"/>
        <w:ind w:firstLine="480"/>
      </w:pPr>
    </w:p>
    <w:p w:rsidR="00B94483" w:rsidRDefault="00496BC2">
      <w:pPr>
        <w:pStyle w:val="Ttulo3"/>
      </w:pPr>
      <w:bookmarkStart w:id="185" w:name="_Toc10995"/>
      <w:r>
        <w:t>Interface name</w:t>
      </w:r>
      <w:bookmarkEnd w:id="185"/>
    </w:p>
    <w:p w:rsidR="00B94483" w:rsidRDefault="00496BC2">
      <w:pPr>
        <w:pStyle w:val="Textoindependienteprimerasangra"/>
        <w:ind w:firstLine="480"/>
      </w:pPr>
      <w:r>
        <w:rPr>
          <w:rFonts w:ascii="SimSun" w:eastAsia="SimSun" w:hAnsi="SimSun" w:cs="SimSun"/>
        </w:rPr>
        <w:t xml:space="preserve">Production: </w:t>
      </w:r>
      <w:r>
        <w:t>http://bpm.</w:t>
      </w:r>
      <w:r w:rsidR="00707DC4">
        <w:t>mioesim.com</w:t>
      </w:r>
      <w:r>
        <w:t>/api_esim</w:t>
      </w:r>
      <w:r>
        <w:rPr>
          <w:rFonts w:eastAsia="Helvetica" w:cs="Helvetica"/>
          <w:color w:val="212121"/>
          <w:shd w:val="clear" w:color="auto" w:fill="FFFFFF"/>
          <w:lang w:bidi="ar"/>
        </w:rPr>
        <w:t>/getESIMDetail</w:t>
      </w:r>
    </w:p>
    <w:p w:rsidR="00B94483" w:rsidRDefault="00496BC2">
      <w:pPr>
        <w:pStyle w:val="Ttulo3"/>
      </w:pPr>
      <w:bookmarkStart w:id="186" w:name="_Toc8104"/>
      <w:r>
        <w:t>Return constraints</w:t>
      </w:r>
      <w:bookmarkEnd w:id="186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4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 w:hint="eastAsia"/>
                <w:color w:val="000000"/>
              </w:rPr>
              <w:t>status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 xml:space="preserve">response </w:t>
            </w:r>
            <w:r>
              <w:rPr>
                <w:rFonts w:ascii="Shruti" w:hAnsi="Shruti"/>
              </w:rPr>
              <w:t>status</w:t>
            </w:r>
          </w:p>
        </w:tc>
      </w:tr>
    </w:tbl>
    <w:p w:rsidR="00B94483" w:rsidRDefault="00B94483">
      <w:pPr>
        <w:pStyle w:val="Textoindependienteprimerasangra"/>
        <w:ind w:firstLine="480"/>
        <w:rPr>
          <w:rFonts w:ascii="SimSun" w:eastAsia="SimSun" w:hAnsi="SimSun" w:cs="SimSun"/>
        </w:rPr>
      </w:pPr>
    </w:p>
    <w:p w:rsidR="00B94483" w:rsidRDefault="00496BC2">
      <w:pPr>
        <w:pStyle w:val="Textoindependienteprimerasangra"/>
        <w:ind w:firstLine="48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data</w:t>
      </w:r>
      <w:r>
        <w:rPr>
          <w:rFonts w:ascii="SimSun" w:eastAsia="SimSun" w:hAnsi="SimSun" w:cs="SimSun"/>
        </w:rPr>
        <w:t xml:space="preserve"> </w:t>
      </w:r>
      <w:r>
        <w:rPr>
          <w:rFonts w:hint="eastAsia"/>
        </w:rPr>
        <w:t>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supportNetwork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Supported</w:t>
            </w:r>
            <w:r>
              <w:rPr>
                <w:rFonts w:hint="eastAsia"/>
              </w:rPr>
              <w:t xml:space="preserve"> </w:t>
            </w:r>
            <w:r>
              <w:t>network countries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esimInfo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t>eSIM</w:t>
            </w:r>
            <w:proofErr w:type="spellEnd"/>
            <w:r>
              <w:t xml:space="preserve"> card information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company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Company information content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esim</w:t>
            </w:r>
            <w:r>
              <w:rPr>
                <w:rFonts w:ascii="SimSun" w:hAnsi="SimSun"/>
              </w:rPr>
              <w:t>Packets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 xml:space="preserve">Detailed </w:t>
            </w:r>
            <w:proofErr w:type="spellStart"/>
            <w:r>
              <w:t>eSIM</w:t>
            </w:r>
            <w:proofErr w:type="spellEnd"/>
            <w:r>
              <w:t xml:space="preserve"> plan information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</w:p>
        </w:tc>
      </w:tr>
    </w:tbl>
    <w:p w:rsidR="00B94483" w:rsidRDefault="00496BC2">
      <w:pPr>
        <w:pStyle w:val="Textoindependienteprimerasangra"/>
        <w:ind w:firstLine="480"/>
        <w:rPr>
          <w:rFonts w:ascii="SimSun" w:eastAsia="SimSun" w:hAnsi="SimSun" w:cs="SimSun"/>
        </w:rPr>
      </w:pPr>
      <w:proofErr w:type="spellStart"/>
      <w:r>
        <w:rPr>
          <w:rFonts w:ascii="SimSun" w:eastAsia="SimSun" w:hAnsi="SimSun" w:cs="SimSun"/>
        </w:rPr>
        <w:t>esimInfo</w:t>
      </w:r>
      <w:proofErr w:type="spellEnd"/>
      <w:r>
        <w:rPr>
          <w:rFonts w:ascii="SimSun" w:eastAsia="SimSun" w:hAnsi="SimSun" w:cs="SimSun"/>
        </w:rPr>
        <w:t xml:space="preserve"> </w:t>
      </w:r>
      <w:r>
        <w:rPr>
          <w:rFonts w:hint="eastAsia"/>
        </w:rPr>
        <w:t>Field Properties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iccid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iccid</w:t>
            </w:r>
            <w:proofErr w:type="spellEnd"/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number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Phone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createDate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Creation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expireDate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Expiration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lastRenderedPageBreak/>
              <w:t>supportRenew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Whether renewal is supported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Boolean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proofErr w:type="spellStart"/>
            <w:r>
              <w:t>eid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jc w:val="both"/>
              <w:rPr>
                <w:rFonts w:ascii="SimSun" w:hAnsi="SimSun"/>
              </w:rPr>
            </w:pPr>
            <w:r>
              <w:t>Device 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tabs>
                <w:tab w:val="left" w:pos="878"/>
              </w:tabs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tabs>
                <w:tab w:val="left" w:pos="504"/>
              </w:tabs>
              <w:adjustRightInd w:val="0"/>
              <w:snapToGrid w:val="0"/>
            </w:pPr>
            <w:proofErr w:type="spellStart"/>
            <w:r>
              <w:t>dpStatus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Card status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tabs>
                <w:tab w:val="left" w:pos="878"/>
              </w:tabs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ACTIVE,D</w:t>
            </w:r>
            <w:r>
              <w:rPr>
                <w:rFonts w:ascii="SimSun" w:hAnsi="SimSun" w:hint="eastAsia"/>
              </w:rPr>
              <w:t>isable</w:t>
            </w:r>
            <w:r>
              <w:rPr>
                <w:rFonts w:ascii="SimSun" w:hAnsi="SimSun"/>
              </w:rPr>
              <w:t>,Delete,Enable</w:t>
            </w:r>
            <w:proofErr w:type="spellEnd"/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tabs>
                <w:tab w:val="left" w:pos="504"/>
              </w:tabs>
              <w:adjustRightInd w:val="0"/>
              <w:snapToGrid w:val="0"/>
            </w:pPr>
            <w:proofErr w:type="spellStart"/>
            <w:r>
              <w:t>platcode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Country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tabs>
                <w:tab w:val="left" w:pos="878"/>
              </w:tabs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</w:tbl>
    <w:p w:rsidR="00B94483" w:rsidRDefault="00496BC2">
      <w:pPr>
        <w:pStyle w:val="Textoindependienteprimerasangra"/>
        <w:ind w:firstLine="480"/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company</w:t>
      </w:r>
      <w:r>
        <w:rPr>
          <w:rFonts w:ascii="SimSun" w:eastAsia="SimSun" w:hAnsi="SimSun" w:cs="SimSun" w:hint="eastAsia"/>
        </w:rPr>
        <w:t xml:space="preserve"> f</w:t>
      </w:r>
      <w:r>
        <w:rPr>
          <w:rFonts w:ascii="SimSun" w:eastAsia="SimSun" w:hAnsi="SimSun" w:cs="SimSun"/>
        </w:rPr>
        <w:t>ield-related attributes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customerId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  <w:lang w:bidi="ar"/>
              </w:rPr>
              <w:t>Agent 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logoUrl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  <w:lang w:bidi="ar"/>
              </w:rPr>
              <w:t>Corresponding logo URL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rPr>
                <w:rFonts w:ascii="SimSun" w:hAnsi="SimSun"/>
              </w:rPr>
            </w:pPr>
            <w:r>
              <w:rPr>
                <w:rFonts w:ascii="SimSun" w:eastAsia="SimSun" w:hAnsi="SimSun" w:cs="SimSun"/>
                <w:lang w:bidi="ar"/>
              </w:rPr>
              <w:t>Company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t>slogan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rPr>
                <w:rFonts w:ascii="SimSun" w:hAnsi="SimSun"/>
              </w:rPr>
            </w:pPr>
            <w:r>
              <w:t>Email slogan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Sting</w:t>
            </w:r>
          </w:p>
        </w:tc>
      </w:tr>
    </w:tbl>
    <w:p w:rsidR="00B94483" w:rsidRDefault="00496BC2">
      <w:pPr>
        <w:pStyle w:val="Textoindependienteprimerasangra"/>
        <w:ind w:firstLine="480"/>
        <w:rPr>
          <w:rFonts w:ascii="SimSun" w:eastAsia="SimSun" w:hAnsi="SimSun" w:cs="SimSun"/>
        </w:rPr>
      </w:pPr>
      <w:proofErr w:type="spellStart"/>
      <w:r>
        <w:rPr>
          <w:rFonts w:ascii="SimSun" w:eastAsia="SimSun" w:hAnsi="SimSun" w:cs="SimSun"/>
        </w:rPr>
        <w:t>esimPackets</w:t>
      </w:r>
      <w:proofErr w:type="spellEnd"/>
      <w:r>
        <w:rPr>
          <w:rFonts w:ascii="SimSun" w:eastAsia="SimSun" w:hAnsi="SimSun" w:cs="SimSun" w:hint="eastAsia"/>
        </w:rPr>
        <w:t xml:space="preserve"> </w:t>
      </w:r>
      <w:r>
        <w:rPr>
          <w:rFonts w:ascii="SimSun" w:eastAsia="SimSun" w:hAnsi="SimSun" w:cs="SimSun"/>
        </w:rPr>
        <w:t>field-related attributes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count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 xml:space="preserve">Current </w:t>
            </w:r>
            <w:proofErr w:type="spellStart"/>
            <w:r>
              <w:t>eSIM</w:t>
            </w:r>
            <w:proofErr w:type="spellEnd"/>
            <w:r>
              <w:t xml:space="preserve"> Plan Quantity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createTime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Plan Creation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Date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daypassDay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Package Duration (Days)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imageUrl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Plan Country Image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hint="eastAsia"/>
              </w:rPr>
              <w:t>orderNum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Current Plan Order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proofErr w:type="spellStart"/>
            <w:r>
              <w:rPr>
                <w:rFonts w:hint="eastAsia"/>
              </w:rPr>
              <w:lastRenderedPageBreak/>
              <w:t>packageList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Plan Details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r>
              <w:rPr>
                <w:rFonts w:hint="eastAsia"/>
              </w:rPr>
              <w:t>renew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Is Renewal Order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Boolean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proofErr w:type="spellStart"/>
            <w:r>
              <w:rPr>
                <w:rFonts w:hint="eastAsia"/>
              </w:rPr>
              <w:t>skuId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Product Plan Unique ID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proofErr w:type="spellStart"/>
            <w:r>
              <w:rPr>
                <w:rFonts w:hint="eastAsia"/>
              </w:rPr>
              <w:t>skuName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Product Plan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r>
              <w:t>status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Status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rPr>
                <w:rFonts w:ascii="SimSun" w:hAnsi="SimSun"/>
              </w:rPr>
            </w:pPr>
            <w:r>
              <w:t xml:space="preserve">Status: 0: Active 1: Cancelled -1: Unpaid 2: Completed 3: </w:t>
            </w:r>
            <w:proofErr w:type="spellStart"/>
            <w:r>
              <w:t>Unsubscription</w:t>
            </w:r>
            <w:proofErr w:type="spellEnd"/>
            <w:r>
              <w:t xml:space="preserve"> Processing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r>
              <w:t>type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Order Type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rPr>
                <w:rFonts w:ascii="SimSun" w:hAnsi="SimSun"/>
              </w:rPr>
            </w:pPr>
            <w:r>
              <w:t>Order Type: 0: Regular Order 1: Day Pass Order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</w:tbl>
    <w:p w:rsidR="00B94483" w:rsidRDefault="00496BC2">
      <w:pPr>
        <w:pStyle w:val="Textoindependienteprimerasangra"/>
        <w:ind w:firstLine="480"/>
        <w:rPr>
          <w:rFonts w:ascii="SimSun" w:eastAsia="SimSun" w:hAnsi="SimSun" w:cs="SimSun"/>
        </w:rPr>
      </w:pPr>
      <w:proofErr w:type="spellStart"/>
      <w:r>
        <w:rPr>
          <w:rFonts w:ascii="SimSun" w:eastAsia="SimSun" w:hAnsi="SimSun" w:cs="SimSun"/>
        </w:rPr>
        <w:t>supportCountryGroup</w:t>
      </w:r>
      <w:proofErr w:type="spellEnd"/>
      <w:r>
        <w:rPr>
          <w:rFonts w:ascii="SimSun" w:eastAsia="SimSun" w:hAnsi="SimSun" w:cs="SimSun" w:hint="eastAsia"/>
        </w:rPr>
        <w:t xml:space="preserve"> </w:t>
      </w:r>
      <w:r>
        <w:rPr>
          <w:rFonts w:ascii="SimSun" w:eastAsia="SimSun" w:hAnsi="SimSun" w:cs="SimSun"/>
        </w:rPr>
        <w:t>field-related attributes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continent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Country Continent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Asian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countryNames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Country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</w:tbl>
    <w:p w:rsidR="00B94483" w:rsidRDefault="00496BC2">
      <w:pPr>
        <w:pStyle w:val="NormalWeb"/>
      </w:pPr>
      <w:proofErr w:type="spellStart"/>
      <w:r>
        <w:rPr>
          <w:rFonts w:ascii="SimSun" w:eastAsia="SimSun" w:hAnsi="SimSun" w:cs="SimSun"/>
        </w:rPr>
        <w:t>supprotNetwork</w:t>
      </w:r>
      <w:proofErr w:type="spellEnd"/>
      <w:r>
        <w:rPr>
          <w:rFonts w:ascii="SimSun" w:eastAsia="SimSun" w:hAnsi="SimSun" w:cs="SimSun" w:hint="eastAsia"/>
        </w:rPr>
        <w:t xml:space="preserve"> </w:t>
      </w:r>
      <w:r>
        <w:rPr>
          <w:rFonts w:ascii="SimSun" w:eastAsia="SimSun" w:hAnsi="SimSun" w:cs="SimSun"/>
        </w:rPr>
        <w:t>field-related attributes</w:t>
      </w:r>
    </w:p>
    <w:p w:rsidR="00B94483" w:rsidRDefault="00B94483">
      <w:pPr>
        <w:pStyle w:val="Textoindependienteprimerasangra"/>
        <w:ind w:firstLine="480"/>
        <w:rPr>
          <w:rFonts w:ascii="SimSun" w:eastAsia="SimSun" w:hAnsi="SimSun" w:cs="SimSun"/>
        </w:rPr>
      </w:pP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/>
              </w:rPr>
              <w:t>countryCode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Country Code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Country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</w:t>
            </w:r>
            <w:r>
              <w:rPr>
                <w:rFonts w:ascii="SimSun" w:hAnsi="SimSun" w:hint="eastAsia"/>
              </w:rPr>
              <w:t>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operator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Operator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type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Network Type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0-3G</w:t>
            </w:r>
            <w:r>
              <w:rPr>
                <w:rFonts w:ascii="SimSun" w:hAnsi="SimSun"/>
              </w:rPr>
              <w:t>,1-LTE,2-5G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</w:tbl>
    <w:p w:rsidR="00B94483" w:rsidRDefault="00496BC2">
      <w:pPr>
        <w:pStyle w:val="NormalWeb"/>
      </w:pPr>
      <w:proofErr w:type="spellStart"/>
      <w:r>
        <w:rPr>
          <w:rFonts w:ascii="SimSun" w:hAnsi="SimSun" w:hint="eastAsia"/>
        </w:rPr>
        <w:lastRenderedPageBreak/>
        <w:t>OrderPackageVo</w:t>
      </w:r>
      <w:proofErr w:type="spellEnd"/>
      <w:r>
        <w:rPr>
          <w:rFonts w:ascii="SimSun" w:hAnsi="SimSun" w:hint="eastAsia"/>
        </w:rPr>
        <w:t xml:space="preserve"> </w:t>
      </w:r>
      <w:r>
        <w:rPr>
          <w:rFonts w:ascii="SimSun" w:eastAsia="SimSun" w:hAnsi="SimSun" w:cs="SimSun"/>
        </w:rPr>
        <w:t>field-related attributes</w:t>
      </w:r>
    </w:p>
    <w:p w:rsidR="00B94483" w:rsidRDefault="00B94483">
      <w:pPr>
        <w:pStyle w:val="Textoindependienteprimerasangra"/>
        <w:ind w:firstLine="480"/>
        <w:rPr>
          <w:rFonts w:ascii="SimSun" w:eastAsia="SimSun" w:hAnsi="SimSun" w:cs="SimSun"/>
        </w:rPr>
      </w:pP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630"/>
        <w:gridCol w:w="3219"/>
        <w:gridCol w:w="1170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id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Order Number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hint="eastAsia"/>
              </w:rPr>
              <w:t>flows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Package Data Volume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hint="eastAsia"/>
              </w:rPr>
              <w:t>unit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Data Unit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hint="eastAsia"/>
              </w:rPr>
              <w:t>days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Duration (Days)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hint="eastAsia"/>
              </w:rPr>
              <w:t>usedMb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</w:pPr>
            <w:r>
              <w:t>Usage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Double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</w:pPr>
            <w:r>
              <w:t>Package Name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hint="eastAsia"/>
              </w:rPr>
              <w:t>beginDate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</w:pPr>
            <w:r>
              <w:t>Start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hint="eastAsia"/>
              </w:rPr>
              <w:t>endDate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</w:pPr>
            <w:r>
              <w:t>End Time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</w:pPr>
            <w:r>
              <w:t>Order Status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Appendix 3.1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hint="eastAsia"/>
              </w:rPr>
              <w:t>supportDaypass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</w:pPr>
            <w:r>
              <w:t>Daily Package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0 - Regular Package, 1 - Daily Package, 2 - Enumerated Package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hint="eastAsia"/>
              </w:rPr>
              <w:t>canActive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</w:pPr>
            <w:r>
              <w:t>Manual Activation Supported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Boolean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hint="eastAsia"/>
              </w:rPr>
              <w:t>showOverTip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</w:pPr>
            <w:r>
              <w:t>Ending Reminder Displayed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Boolean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hint="eastAsia"/>
              </w:rPr>
              <w:t>renew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</w:pPr>
            <w:r>
              <w:t>Renewal Order</w:t>
            </w:r>
          </w:p>
        </w:tc>
        <w:tc>
          <w:tcPr>
            <w:tcW w:w="6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3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Boolean</w:t>
            </w:r>
          </w:p>
        </w:tc>
      </w:tr>
    </w:tbl>
    <w:p w:rsidR="00B94483" w:rsidRDefault="00B94483">
      <w:pPr>
        <w:pStyle w:val="Textoindependienteprimerasangra"/>
        <w:ind w:firstLine="480"/>
        <w:rPr>
          <w:rFonts w:ascii="SimSun" w:eastAsia="SimSun" w:hAnsi="SimSun" w:cs="SimSun"/>
        </w:rPr>
      </w:pPr>
    </w:p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</w:pPr>
      <w:bookmarkStart w:id="187" w:name="_Toc16752"/>
      <w:r>
        <w:lastRenderedPageBreak/>
        <w:t>Return Form</w:t>
      </w:r>
      <w:bookmarkEnd w:id="187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r>
              <w:t>success</w:t>
            </w:r>
            <w:r>
              <w:rPr>
                <w:rFonts w:hint="eastAsia"/>
              </w:rPr>
              <w:t>：</w:t>
            </w:r>
          </w:p>
          <w:p w:rsidR="00B94483" w:rsidRDefault="00496BC2">
            <w:r>
              <w:t>{</w:t>
            </w:r>
            <w:r>
              <w:br/>
              <w:t>    "code": 1,</w:t>
            </w:r>
            <w:r>
              <w:br/>
              <w:t>    "message": "success",</w:t>
            </w:r>
            <w:r>
              <w:br/>
              <w:t>    "data": {</w:t>
            </w:r>
            <w:r>
              <w:br/>
              <w:t>        "</w:t>
            </w:r>
            <w:proofErr w:type="spellStart"/>
            <w:r>
              <w:t>supportNetwork</w:t>
            </w:r>
            <w:proofErr w:type="spellEnd"/>
            <w:r>
              <w:t>": {</w:t>
            </w:r>
            <w:r>
              <w:br/>
              <w:t>            "Kazakhstan": [</w:t>
            </w:r>
            <w:r>
              <w:br/>
              <w:t>                {</w:t>
            </w:r>
            <w:r>
              <w:br/>
              <w:t>                    "</w:t>
            </w:r>
            <w:proofErr w:type="spellStart"/>
            <w:r>
              <w:t>countryCode</w:t>
            </w:r>
            <w:proofErr w:type="spellEnd"/>
            <w:r>
              <w:t>": 398,</w:t>
            </w:r>
            <w:r>
              <w:br/>
              <w:t>                    "type": "5G",</w:t>
            </w:r>
            <w:r>
              <w:br/>
              <w:t>                    "operator": "Tele2",</w:t>
            </w:r>
            <w:r>
              <w:br/>
              <w:t>                    "name": "Kazakhstan"</w:t>
            </w:r>
            <w:r>
              <w:br/>
              <w:t>                },</w:t>
            </w:r>
            <w:r>
              <w:br/>
              <w:t>                {</w:t>
            </w:r>
            <w:r>
              <w:br/>
              <w:t>                    "</w:t>
            </w:r>
            <w:proofErr w:type="spellStart"/>
            <w:r>
              <w:t>countryCode</w:t>
            </w:r>
            <w:proofErr w:type="spellEnd"/>
            <w:r>
              <w:t>": 398,</w:t>
            </w:r>
            <w:r>
              <w:br/>
              <w:t>                    "type": "LTE",</w:t>
            </w:r>
            <w:r>
              <w:br/>
              <w:t>                    "operator": "Beeline",</w:t>
            </w:r>
            <w:r>
              <w:br/>
              <w:t>                    "name": "Kazakhstan"</w:t>
            </w:r>
            <w:r>
              <w:br/>
              <w:t>                }</w:t>
            </w:r>
            <w:r>
              <w:br/>
              <w:t>            ]</w:t>
            </w:r>
            <w:r>
              <w:br/>
              <w:t>        },</w:t>
            </w:r>
            <w:r>
              <w:br/>
              <w:t>        "</w:t>
            </w:r>
            <w:proofErr w:type="spellStart"/>
            <w:r>
              <w:t>esimInfo</w:t>
            </w:r>
            <w:proofErr w:type="spellEnd"/>
            <w:r>
              <w:t>": {</w:t>
            </w:r>
            <w:r>
              <w:br/>
              <w:t>            "</w:t>
            </w:r>
            <w:proofErr w:type="spellStart"/>
            <w:r>
              <w:t>iccid</w:t>
            </w:r>
            <w:proofErr w:type="spellEnd"/>
            <w:r>
              <w:t>": "89480100000</w:t>
            </w:r>
            <w:r>
              <w:rPr>
                <w:rFonts w:hint="eastAsia"/>
              </w:rPr>
              <w:t>xxxxxxxx</w:t>
            </w:r>
            <w:r>
              <w:t>",</w:t>
            </w:r>
            <w:r>
              <w:br/>
              <w:t>            "number": "xxx6335xxxx",</w:t>
            </w:r>
            <w:r>
              <w:br/>
              <w:t>            "</w:t>
            </w:r>
            <w:proofErr w:type="spellStart"/>
            <w:r>
              <w:t>createDate</w:t>
            </w:r>
            <w:proofErr w:type="spellEnd"/>
            <w:r>
              <w:t>": null,</w:t>
            </w:r>
            <w:r>
              <w:br/>
              <w:t>            "</w:t>
            </w:r>
            <w:proofErr w:type="spellStart"/>
            <w:r>
              <w:t>expireDate</w:t>
            </w:r>
            <w:proofErr w:type="spellEnd"/>
            <w:r>
              <w:t>": "2026-03-24",</w:t>
            </w:r>
            <w:r>
              <w:br/>
              <w:t>            "</w:t>
            </w:r>
            <w:proofErr w:type="spellStart"/>
            <w:r>
              <w:t>supportRenew</w:t>
            </w:r>
            <w:proofErr w:type="spellEnd"/>
            <w:r>
              <w:t>": false,</w:t>
            </w:r>
            <w:r>
              <w:br/>
              <w:t>            "</w:t>
            </w:r>
            <w:proofErr w:type="spellStart"/>
            <w:r>
              <w:t>supportShowEidInfo</w:t>
            </w:r>
            <w:proofErr w:type="spellEnd"/>
            <w:r>
              <w:t>": true,</w:t>
            </w:r>
            <w:r>
              <w:br/>
              <w:t>            "</w:t>
            </w:r>
            <w:proofErr w:type="spellStart"/>
            <w:r>
              <w:t>eid</w:t>
            </w:r>
            <w:proofErr w:type="spellEnd"/>
            <w:r>
              <w:t>": "xxxxx0320071088826001365155xxxxx",</w:t>
            </w:r>
            <w:r>
              <w:br/>
              <w:t>            "</w:t>
            </w:r>
            <w:proofErr w:type="spellStart"/>
            <w:r>
              <w:t>dpStatus</w:t>
            </w:r>
            <w:proofErr w:type="spellEnd"/>
            <w:r>
              <w:t>": "Delete",</w:t>
            </w:r>
            <w:r>
              <w:br/>
            </w:r>
            <w:r>
              <w:lastRenderedPageBreak/>
              <w:t>            "</w:t>
            </w:r>
            <w:proofErr w:type="spellStart"/>
            <w:r>
              <w:t>platCode</w:t>
            </w:r>
            <w:proofErr w:type="spellEnd"/>
            <w:r>
              <w:t>": "false"</w:t>
            </w:r>
            <w:r>
              <w:br/>
              <w:t>        },</w:t>
            </w:r>
            <w:r>
              <w:br/>
              <w:t>        "</w:t>
            </w:r>
            <w:proofErr w:type="spellStart"/>
            <w:r>
              <w:t>customerId</w:t>
            </w:r>
            <w:proofErr w:type="spellEnd"/>
            <w:r>
              <w:t>": 73399,</w:t>
            </w:r>
            <w:r>
              <w:br/>
              <w:t>        "</w:t>
            </w:r>
            <w:proofErr w:type="spellStart"/>
            <w:r>
              <w:t>moreCountry</w:t>
            </w:r>
            <w:proofErr w:type="spellEnd"/>
            <w:r>
              <w:t>": false,</w:t>
            </w:r>
            <w:r>
              <w:br/>
              <w:t>        "feedbacks": [</w:t>
            </w:r>
            <w:r>
              <w:br/>
            </w:r>
            <w:r>
              <w:br/>
              <w:t>        ],</w:t>
            </w:r>
            <w:r>
              <w:br/>
              <w:t>        "company": {</w:t>
            </w:r>
            <w:r>
              <w:br/>
              <w:t>            "</w:t>
            </w:r>
            <w:proofErr w:type="spellStart"/>
            <w:r>
              <w:t>customerId</w:t>
            </w:r>
            <w:proofErr w:type="spellEnd"/>
            <w:r>
              <w:t>": null,</w:t>
            </w:r>
            <w:r>
              <w:br/>
              <w:t>            "name": "</w:t>
            </w:r>
            <w:proofErr w:type="spellStart"/>
            <w:r>
              <w:t>FiROAM</w:t>
            </w:r>
            <w:proofErr w:type="spellEnd"/>
            <w:r>
              <w:t> </w:t>
            </w:r>
            <w:proofErr w:type="spellStart"/>
            <w:r>
              <w:t>eSIM</w:t>
            </w:r>
            <w:proofErr w:type="spellEnd"/>
            <w:r>
              <w:t>",</w:t>
            </w:r>
            <w:r>
              <w:br/>
              <w:t>            "logoUrl": "</w:t>
            </w:r>
            <w:hyperlink r:id="rId19" w:tgtFrame="/Users/hxz/Documents\x/_blank" w:history="1">
              <w:r>
                <w:t>http://img.</w:t>
              </w:r>
              <w:r w:rsidR="00707DC4">
                <w:t>mioesim.com</w:t>
              </w:r>
              <w:r>
                <w:t>/phoneImage/202507//0579a6a0-2fb6-4e2c-9154-c05acf003e03.jpg</w:t>
              </w:r>
            </w:hyperlink>
            <w:r>
              <w:t>",</w:t>
            </w:r>
            <w:r>
              <w:br/>
              <w:t>            "slogan": "Travel With </w:t>
            </w:r>
            <w:proofErr w:type="spellStart"/>
            <w:r>
              <w:t>eSIM</w:t>
            </w:r>
            <w:proofErr w:type="spellEnd"/>
            <w:r>
              <w:t>",</w:t>
            </w:r>
            <w:r>
              <w:br/>
              <w:t>            "</w:t>
            </w:r>
            <w:proofErr w:type="spellStart"/>
            <w:r>
              <w:t>addJumpLink</w:t>
            </w:r>
            <w:proofErr w:type="spellEnd"/>
            <w:r>
              <w:t>": false</w:t>
            </w:r>
            <w:r>
              <w:br/>
              <w:t>        },</w:t>
            </w:r>
            <w:r>
              <w:br/>
              <w:t>        "</w:t>
            </w:r>
            <w:proofErr w:type="spellStart"/>
            <w:r>
              <w:t>supportCountryGroup</w:t>
            </w:r>
            <w:proofErr w:type="spellEnd"/>
            <w:r>
              <w:t>": [</w:t>
            </w:r>
            <w:r>
              <w:br/>
              <w:t>            {</w:t>
            </w:r>
            <w:r>
              <w:br/>
              <w:t>                "continent": "Asia",</w:t>
            </w:r>
            <w:r>
              <w:br/>
              <w:t>                "</w:t>
            </w:r>
            <w:proofErr w:type="spellStart"/>
            <w:r>
              <w:t>countryNames</w:t>
            </w:r>
            <w:proofErr w:type="spellEnd"/>
            <w:r>
              <w:t>": "Kazakhstan"</w:t>
            </w:r>
            <w:r>
              <w:br/>
              <w:t>            }</w:t>
            </w:r>
            <w:r>
              <w:br/>
              <w:t>        ],</w:t>
            </w:r>
            <w:r>
              <w:br/>
              <w:t>        "</w:t>
            </w:r>
            <w:proofErr w:type="spellStart"/>
            <w:r>
              <w:t>openJumpApp</w:t>
            </w:r>
            <w:proofErr w:type="spellEnd"/>
            <w:r>
              <w:t>": true,</w:t>
            </w:r>
            <w:r>
              <w:br/>
              <w:t>        "</w:t>
            </w:r>
            <w:proofErr w:type="spellStart"/>
            <w:r>
              <w:t>ifShowActiveBtn</w:t>
            </w:r>
            <w:proofErr w:type="spellEnd"/>
            <w:r>
              <w:t>": false,</w:t>
            </w:r>
            <w:r>
              <w:br/>
              <w:t>        "</w:t>
            </w:r>
            <w:proofErr w:type="spellStart"/>
            <w:r>
              <w:t>esimPackets</w:t>
            </w:r>
            <w:proofErr w:type="spellEnd"/>
            <w:r>
              <w:t>": [</w:t>
            </w:r>
            <w:r>
              <w:br/>
              <w:t>            {</w:t>
            </w:r>
            <w:r>
              <w:br/>
              <w:t>                "</w:t>
            </w:r>
            <w:proofErr w:type="spellStart"/>
            <w:r>
              <w:t>orderNum</w:t>
            </w:r>
            <w:proofErr w:type="spellEnd"/>
            <w:r>
              <w:t>": "EP20251215000285",</w:t>
            </w:r>
            <w:r>
              <w:br/>
              <w:t>                "</w:t>
            </w:r>
            <w:proofErr w:type="spellStart"/>
            <w:r>
              <w:t>skuId</w:t>
            </w:r>
            <w:proofErr w:type="spellEnd"/>
            <w:r>
              <w:t>": 28,</w:t>
            </w:r>
            <w:r>
              <w:br/>
              <w:t>                "imageUrl": "</w:t>
            </w:r>
            <w:hyperlink r:id="rId20" w:tgtFrame="/Users/hxz/Documents\x/_blank" w:history="1">
              <w:r>
                <w:t>http://img.</w:t>
              </w:r>
              <w:r w:rsidR="00707DC4">
                <w:t>mioesim.com</w:t>
              </w:r>
              <w:r>
                <w:t>/phoneImage/202009//64690236-0588-4bd8-a155-a2024e1ce47f.jpg</w:t>
              </w:r>
            </w:hyperlink>
            <w:r>
              <w:t>",</w:t>
            </w:r>
            <w:r>
              <w:br/>
              <w:t>                "</w:t>
            </w:r>
            <w:proofErr w:type="spellStart"/>
            <w:r>
              <w:t>skuName</w:t>
            </w:r>
            <w:proofErr w:type="spellEnd"/>
            <w:r>
              <w:t>": "Kazakhstan",</w:t>
            </w:r>
            <w:r>
              <w:br/>
              <w:t>                "type": 0,</w:t>
            </w:r>
            <w:r>
              <w:br/>
            </w:r>
            <w:r>
              <w:lastRenderedPageBreak/>
              <w:t>                "</w:t>
            </w:r>
            <w:proofErr w:type="spellStart"/>
            <w:r>
              <w:t>daypassDay</w:t>
            </w:r>
            <w:proofErr w:type="spellEnd"/>
            <w:r>
              <w:t>": 1,</w:t>
            </w:r>
            <w:r>
              <w:br/>
              <w:t>                "count": 1,</w:t>
            </w:r>
            <w:r>
              <w:br/>
              <w:t>                "</w:t>
            </w:r>
            <w:proofErr w:type="spellStart"/>
            <w:r>
              <w:t>createTime</w:t>
            </w:r>
            <w:proofErr w:type="spellEnd"/>
            <w:r>
              <w:t>": "2025-12-15 01:05:36.0",</w:t>
            </w:r>
            <w:r>
              <w:br/>
              <w:t>                "status": 5,</w:t>
            </w:r>
            <w:r>
              <w:br/>
              <w:t>                "</w:t>
            </w:r>
            <w:proofErr w:type="spellStart"/>
            <w:r>
              <w:t>packageList</w:t>
            </w:r>
            <w:proofErr w:type="spellEnd"/>
            <w:r>
              <w:t>": [</w:t>
            </w:r>
            <w:r>
              <w:br/>
              <w:t>                    {</w:t>
            </w:r>
            <w:r>
              <w:br/>
              <w:t>                        "id": 5087090,</w:t>
            </w:r>
            <w:r>
              <w:br/>
              <w:t>                        "flows": 3,</w:t>
            </w:r>
            <w:r>
              <w:br/>
              <w:t>                        "unit": "GB",</w:t>
            </w:r>
            <w:r>
              <w:br/>
              <w:t>                        "days": 7,</w:t>
            </w:r>
            <w:r>
              <w:br/>
              <w:t>                        "</w:t>
            </w:r>
            <w:proofErr w:type="spellStart"/>
            <w:r>
              <w:t>usedMb</w:t>
            </w:r>
            <w:proofErr w:type="spellEnd"/>
            <w:r>
              <w:t>": 3038.57,</w:t>
            </w:r>
            <w:r>
              <w:br/>
              <w:t>                        "name": "3GB/7days",</w:t>
            </w:r>
            <w:r>
              <w:br/>
              <w:t>                        "</w:t>
            </w:r>
            <w:proofErr w:type="spellStart"/>
            <w:r>
              <w:t>beginDate</w:t>
            </w:r>
            <w:proofErr w:type="spellEnd"/>
            <w:r>
              <w:t>": "2025-12-17 23:06",</w:t>
            </w:r>
            <w:r>
              <w:br/>
              <w:t>                        "</w:t>
            </w:r>
            <w:proofErr w:type="spellStart"/>
            <w:r>
              <w:t>endDate</w:t>
            </w:r>
            <w:proofErr w:type="spellEnd"/>
            <w:r>
              <w:t>": "2025-12-24 23:06",</w:t>
            </w:r>
            <w:r>
              <w:br/>
              <w:t>                        "status": 2,</w:t>
            </w:r>
            <w:r>
              <w:br/>
              <w:t>                        "</w:t>
            </w:r>
            <w:proofErr w:type="spellStart"/>
            <w:r>
              <w:t>supportDaypass</w:t>
            </w:r>
            <w:proofErr w:type="spellEnd"/>
            <w:r>
              <w:t>": 0,</w:t>
            </w:r>
            <w:r>
              <w:br/>
              <w:t>                        "</w:t>
            </w:r>
            <w:proofErr w:type="spellStart"/>
            <w:r>
              <w:t>canActive</w:t>
            </w:r>
            <w:proofErr w:type="spellEnd"/>
            <w:r>
              <w:t>": false,</w:t>
            </w:r>
            <w:r>
              <w:br/>
              <w:t>                        "</w:t>
            </w:r>
            <w:proofErr w:type="spellStart"/>
            <w:r>
              <w:t>showOverTip</w:t>
            </w:r>
            <w:proofErr w:type="spellEnd"/>
            <w:r>
              <w:t>": false,</w:t>
            </w:r>
            <w:r>
              <w:br/>
              <w:t>                        "renew": false</w:t>
            </w:r>
            <w:r>
              <w:br/>
              <w:t>                    }</w:t>
            </w:r>
            <w:r>
              <w:br/>
              <w:t>                ],</w:t>
            </w:r>
            <w:r>
              <w:br/>
              <w:t>                "renew": false</w:t>
            </w:r>
            <w:r>
              <w:br/>
              <w:t>            }</w:t>
            </w:r>
            <w:r>
              <w:br/>
              <w:t>        ],</w:t>
            </w:r>
            <w:r>
              <w:br/>
              <w:t>        "</w:t>
            </w:r>
            <w:proofErr w:type="spellStart"/>
            <w:r>
              <w:t>hadMorePacket</w:t>
            </w:r>
            <w:proofErr w:type="spellEnd"/>
            <w:r>
              <w:t>": false</w:t>
            </w:r>
            <w:r>
              <w:br/>
              <w:t>    },</w:t>
            </w:r>
            <w:r>
              <w:br/>
              <w:t>    "status": "Success"</w:t>
            </w:r>
            <w:r>
              <w:br/>
              <w:t>}</w:t>
            </w:r>
          </w:p>
          <w:p w:rsidR="00B94483" w:rsidRDefault="00496BC2">
            <w:r>
              <w:t>failed</w:t>
            </w:r>
            <w:r>
              <w:rPr>
                <w:rFonts w:hint="eastAsia"/>
              </w:rPr>
              <w:t>：</w:t>
            </w:r>
          </w:p>
          <w:p w:rsidR="00B94483" w:rsidRDefault="00496BC2">
            <w:r>
              <w:rPr>
                <w:rFonts w:hint="eastAsia"/>
              </w:rPr>
              <w:t>{</w:t>
            </w:r>
          </w:p>
          <w:p w:rsidR="00B94483" w:rsidRDefault="00496BC2">
            <w:r>
              <w:rPr>
                <w:rFonts w:hint="eastAsia"/>
              </w:rPr>
              <w:t xml:space="preserve">    "code": 400109,</w:t>
            </w:r>
          </w:p>
          <w:p w:rsidR="00B94483" w:rsidRDefault="00496BC2">
            <w:r>
              <w:rPr>
                <w:rFonts w:hint="eastAsia"/>
              </w:rPr>
              <w:lastRenderedPageBreak/>
              <w:t xml:space="preserve">    "message": "Access not supported",</w:t>
            </w:r>
          </w:p>
          <w:p w:rsidR="00B94483" w:rsidRDefault="00496BC2">
            <w:r>
              <w:rPr>
                <w:rFonts w:hint="eastAsia"/>
              </w:rPr>
              <w:t xml:space="preserve">    "data": null,</w:t>
            </w:r>
          </w:p>
          <w:p w:rsidR="00B94483" w:rsidRDefault="00496BC2">
            <w:r>
              <w:rPr>
                <w:rFonts w:hint="eastAsia"/>
              </w:rPr>
              <w:t xml:space="preserve">    "status": "Fail"</w:t>
            </w:r>
          </w:p>
          <w:p w:rsidR="00B94483" w:rsidRDefault="00496BC2">
            <w:r>
              <w:rPr>
                <w:rFonts w:hint="eastAsia"/>
              </w:rPr>
              <w:t>}{</w:t>
            </w:r>
          </w:p>
          <w:p w:rsidR="00B94483" w:rsidRDefault="00496BC2">
            <w:r>
              <w:rPr>
                <w:rFonts w:hint="eastAsia"/>
              </w:rPr>
              <w:t xml:space="preserve">    "code": 400108,</w:t>
            </w:r>
          </w:p>
          <w:p w:rsidR="00B94483" w:rsidRDefault="00496BC2">
            <w:r>
              <w:rPr>
                <w:rFonts w:hint="eastAsia"/>
              </w:rPr>
              <w:t xml:space="preserve">    "message": "Access denied",</w:t>
            </w:r>
          </w:p>
          <w:p w:rsidR="00B94483" w:rsidRDefault="00496BC2">
            <w:r>
              <w:rPr>
                <w:rFonts w:hint="eastAsia"/>
              </w:rPr>
              <w:t xml:space="preserve">    "data": null,</w:t>
            </w:r>
          </w:p>
          <w:p w:rsidR="00B94483" w:rsidRDefault="00496BC2">
            <w:r>
              <w:rPr>
                <w:rFonts w:hint="eastAsia"/>
              </w:rPr>
              <w:t xml:space="preserve">    "status": "Fail"</w:t>
            </w:r>
          </w:p>
          <w:p w:rsidR="00B94483" w:rsidRDefault="00496BC2">
            <w:r>
              <w:rPr>
                <w:rFonts w:hint="eastAsia"/>
              </w:rPr>
              <w:t>}</w:t>
            </w:r>
          </w:p>
        </w:tc>
      </w:tr>
    </w:tbl>
    <w:p w:rsidR="00B94483" w:rsidRDefault="00B94483">
      <w:pPr>
        <w:pStyle w:val="Textoindependienteprimerasangra"/>
        <w:ind w:firstLine="480"/>
      </w:pPr>
    </w:p>
    <w:p w:rsidR="00B94483" w:rsidRDefault="00496BC2">
      <w:pPr>
        <w:pStyle w:val="Ttulo2"/>
        <w:pageBreakBefore/>
        <w:ind w:left="578" w:hanging="578"/>
        <w:rPr>
          <w:rFonts w:eastAsia="SimSun"/>
        </w:rPr>
      </w:pPr>
      <w:bookmarkStart w:id="188" w:name="_Toc15119"/>
      <w:r>
        <w:rPr>
          <w:rFonts w:eastAsia="SimSun" w:hint="eastAsia"/>
        </w:rPr>
        <w:lastRenderedPageBreak/>
        <w:t>Obtain card information based on ICCID</w:t>
      </w:r>
      <w:bookmarkEnd w:id="188"/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89" w:name="_Toc21818"/>
      <w:r>
        <w:rPr>
          <w:rFonts w:ascii="SimSun" w:eastAsia="SimSun" w:hAnsi="SimSun" w:cs="SimSun" w:hint="eastAsia"/>
        </w:rPr>
        <w:t>Interface Description</w:t>
      </w:r>
      <w:bookmarkEnd w:id="189"/>
    </w:p>
    <w:p w:rsidR="00B94483" w:rsidRDefault="00496BC2">
      <w:pPr>
        <w:pStyle w:val="Textoindependienteprimerasangra"/>
        <w:ind w:firstLine="480"/>
      </w:pPr>
      <w:r>
        <w:rPr>
          <w:rFonts w:hint="eastAsia"/>
        </w:rPr>
        <w:t xml:space="preserve">Obtain card information based on </w:t>
      </w:r>
      <w:proofErr w:type="gramStart"/>
      <w:r>
        <w:rPr>
          <w:rFonts w:hint="eastAsia"/>
        </w:rPr>
        <w:t>ICCID(</w:t>
      </w:r>
      <w:proofErr w:type="gramEnd"/>
      <w:r>
        <w:rPr>
          <w:rFonts w:hint="eastAsia"/>
        </w:rPr>
        <w:t>A maximum of 100 cards can be obtained at a time).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90" w:name="_Toc1943958011"/>
      <w:bookmarkStart w:id="191" w:name="_Toc17874"/>
      <w:r>
        <w:rPr>
          <w:rFonts w:ascii="SimSun" w:eastAsia="SimSun" w:hAnsi="SimSun" w:cs="SimSun" w:hint="eastAsia"/>
        </w:rPr>
        <w:t>Interface constraints</w:t>
      </w:r>
      <w:bookmarkEnd w:id="190"/>
      <w:bookmarkEnd w:id="191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278"/>
        <w:gridCol w:w="2449"/>
      </w:tblGrid>
      <w:tr w:rsidR="00B94483">
        <w:trPr>
          <w:trHeight w:val="300"/>
        </w:trPr>
        <w:tc>
          <w:tcPr>
            <w:tcW w:w="70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449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1421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iccids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You can query up to 100 images, concatenated using commas.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  <w:shd w:val="clear" w:color="auto" w:fill="auto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Parameter signature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192" w:name="_Toc31276"/>
      <w:bookmarkStart w:id="193" w:name="_Toc286085419"/>
      <w:r>
        <w:rPr>
          <w:rFonts w:ascii="SimSun" w:eastAsia="SimSun" w:hAnsi="SimSun" w:cs="SimSun" w:hint="eastAsia"/>
        </w:rPr>
        <w:t>Interface name</w:t>
      </w:r>
      <w:bookmarkEnd w:id="192"/>
    </w:p>
    <w:bookmarkEnd w:id="193"/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：http</w:t>
      </w:r>
      <w:r>
        <w:rPr>
          <w:rFonts w:hint="eastAsia"/>
        </w:rPr>
        <w:t>s</w:t>
      </w:r>
      <w:r>
        <w:t>://bpm.</w:t>
      </w:r>
      <w:r w:rsidR="00707DC4">
        <w:t>mioesim.com</w:t>
      </w:r>
      <w:r>
        <w:t>/api_esim/</w:t>
      </w:r>
      <w:r>
        <w:rPr>
          <w:rFonts w:ascii="Helvetica Neue" w:eastAsia="SimSun" w:hAnsi="Helvetica Neue" w:cs="SimSun" w:hint="eastAsia"/>
          <w:b/>
          <w:bCs/>
          <w:sz w:val="21"/>
          <w:szCs w:val="21"/>
        </w:rPr>
        <w:t>queryIccidInformation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94" w:name="_Toc1392437637"/>
      <w:bookmarkStart w:id="195" w:name="_Toc16489"/>
      <w:r>
        <w:rPr>
          <w:rFonts w:ascii="SimSun" w:eastAsia="SimSun" w:hAnsi="SimSun" w:cs="SimSun" w:hint="eastAsia"/>
        </w:rPr>
        <w:lastRenderedPageBreak/>
        <w:t>Return constraints</w:t>
      </w:r>
      <w:bookmarkEnd w:id="194"/>
      <w:bookmarkEnd w:id="195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List&lt;Object&gt;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rPr>
          <w:rFonts w:hint="eastAsia"/>
        </w:rPr>
        <w:t>The content data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1060"/>
        <w:gridCol w:w="1892"/>
        <w:gridCol w:w="2067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Theme="majorEastAsia" w:eastAsiaTheme="majorEastAsia" w:hAnsiTheme="majorEastAsia" w:cstheme="majorEastAsia" w:hint="eastAsia"/>
              </w:rPr>
              <w:t>success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ajorEastAsia" w:eastAsiaTheme="majorEastAsia" w:hAnsiTheme="majorEastAsia" w:cstheme="majorEastAsia"/>
              </w:rPr>
            </w:pPr>
            <w:r>
              <w:rPr>
                <w:rFonts w:asciiTheme="majorEastAsia" w:eastAsiaTheme="majorEastAsia" w:hAnsiTheme="majorEastAsia" w:cstheme="majorEastAsia" w:hint="eastAsia"/>
              </w:rPr>
              <w:t>Card information successfully retrieved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message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ajorEastAsia" w:eastAsiaTheme="majorEastAsia" w:hAnsiTheme="majorEastAsia" w:cstheme="majorEastAsia"/>
              </w:rPr>
            </w:pPr>
            <w:r>
              <w:rPr>
                <w:rFonts w:asciiTheme="majorEastAsia" w:eastAsiaTheme="majorEastAsia" w:hAnsiTheme="majorEastAsia" w:cstheme="majorEastAsia" w:hint="eastAsia"/>
              </w:rPr>
              <w:t>Description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iccid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ajorEastAsia" w:eastAsiaTheme="majorEastAsia" w:hAnsiTheme="majorEastAsia" w:cstheme="majorEastAsia"/>
              </w:rPr>
            </w:pPr>
            <w:r>
              <w:rPr>
                <w:rFonts w:asciiTheme="majorEastAsia" w:eastAsiaTheme="majorEastAsia" w:hAnsiTheme="majorEastAsia" w:cstheme="majorEastAsia" w:hint="eastAsia"/>
              </w:rPr>
              <w:t>ICCID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expireTime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ajorEastAsia" w:eastAsiaTheme="majorEastAsia" w:hAnsiTheme="majorEastAsia" w:cstheme="majorEastAsia"/>
              </w:rPr>
            </w:pPr>
            <w:r>
              <w:rPr>
                <w:rFonts w:asciiTheme="majorEastAsia" w:eastAsiaTheme="majorEastAsia" w:hAnsiTheme="majorEastAsia" w:cstheme="majorEastAsia" w:hint="eastAsia"/>
              </w:rPr>
              <w:t>Expiration Date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canRenew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ajorEastAsia" w:eastAsiaTheme="majorEastAsia" w:hAnsiTheme="majorEastAsia" w:cstheme="majorEastAsia"/>
              </w:rPr>
            </w:pPr>
            <w:r>
              <w:rPr>
                <w:rFonts w:asciiTheme="majorEastAsia" w:eastAsiaTheme="majorEastAsia" w:hAnsiTheme="majorEastAsia" w:cstheme="majorEastAsia" w:hint="eastAsia"/>
              </w:rPr>
              <w:t>Renewal Supported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Boolean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cardType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Theme="majorEastAsia" w:eastAsiaTheme="majorEastAsia" w:hAnsiTheme="majorEastAsia" w:cstheme="majorEastAsia"/>
              </w:rPr>
            </w:pPr>
            <w:r>
              <w:rPr>
                <w:rFonts w:asciiTheme="majorEastAsia" w:eastAsiaTheme="majorEastAsia" w:hAnsiTheme="majorEastAsia" w:cstheme="majorEastAsia" w:hint="eastAsia"/>
              </w:rPr>
              <w:t>Card Type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 xml:space="preserve">0: </w:t>
            </w:r>
            <w:proofErr w:type="spellStart"/>
            <w:r>
              <w:rPr>
                <w:rFonts w:ascii="SimSun" w:hAnsi="SimSun" w:hint="eastAsia"/>
              </w:rPr>
              <w:t>eSIM</w:t>
            </w:r>
            <w:proofErr w:type="spellEnd"/>
            <w:r>
              <w:rPr>
                <w:rFonts w:ascii="SimSun" w:hAnsi="SimSun" w:hint="eastAsia"/>
              </w:rPr>
              <w:t xml:space="preserve"> card, 1: Physical card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displayName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Display Name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eSIM</w:t>
            </w:r>
            <w:proofErr w:type="spellEnd"/>
            <w:r>
              <w:rPr>
                <w:rFonts w:ascii="SimSun" w:hAnsi="SimSun" w:hint="eastAsia"/>
              </w:rPr>
              <w:t xml:space="preserve"> card: </w:t>
            </w:r>
            <w:proofErr w:type="spellStart"/>
            <w:r>
              <w:rPr>
                <w:rFonts w:ascii="SimSun" w:hAnsi="SimSun" w:hint="eastAsia"/>
              </w:rPr>
              <w:t>FiROAM</w:t>
            </w:r>
            <w:proofErr w:type="spellEnd"/>
            <w:r>
              <w:rPr>
                <w:rFonts w:ascii="SimSun" w:hAnsi="SimSun" w:hint="eastAsia"/>
              </w:rPr>
              <w:t>,</w:t>
            </w:r>
          </w:p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lastRenderedPageBreak/>
              <w:t>Physical card: The card's real name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lastRenderedPageBreak/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dpId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dpStatus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ascii="SimSun" w:hAnsi="SimSun" w:hint="eastAsia"/>
              </w:rPr>
              <w:t>eid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196" w:name="_Toc1570063700"/>
      <w:bookmarkStart w:id="197" w:name="_Toc8897"/>
      <w:r>
        <w:rPr>
          <w:rFonts w:ascii="SimSun" w:eastAsia="SimSun" w:hAnsi="SimSun" w:cs="SimSun" w:hint="eastAsia"/>
        </w:rPr>
        <w:t>Return Form</w:t>
      </w:r>
      <w:bookmarkEnd w:id="196"/>
      <w:bookmarkEnd w:id="197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>
              <w:rPr>
                <w:rFonts w:hint="eastAsia"/>
              </w:rPr>
              <w:t>success：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>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"code": "0",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"message": "success",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"data": [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"success": true,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"message": "Query successful",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iccid</w:t>
            </w:r>
            <w:proofErr w:type="spellEnd"/>
            <w:r>
              <w:rPr>
                <w:rFonts w:hint="eastAsia"/>
              </w:rPr>
              <w:t>": "898520302104038975",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expireTime</w:t>
            </w:r>
            <w:proofErr w:type="spellEnd"/>
            <w:r>
              <w:rPr>
                <w:rFonts w:hint="eastAsia"/>
              </w:rPr>
              <w:t>": "2026-03-06 00:00:00",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canRenew</w:t>
            </w:r>
            <w:proofErr w:type="spellEnd"/>
            <w:r>
              <w:rPr>
                <w:rFonts w:hint="eastAsia"/>
              </w:rPr>
              <w:t>": true,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cardType</w:t>
            </w:r>
            <w:proofErr w:type="spellEnd"/>
            <w:r>
              <w:rPr>
                <w:rFonts w:hint="eastAsia"/>
              </w:rPr>
              <w:t>": 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displayName</w:t>
            </w:r>
            <w:proofErr w:type="spellEnd"/>
            <w:r>
              <w:rPr>
                <w:rFonts w:hint="eastAsia"/>
              </w:rPr>
              <w:t>": "</w:t>
            </w:r>
            <w:proofErr w:type="spellStart"/>
            <w:r>
              <w:rPr>
                <w:rFonts w:hint="eastAsia"/>
              </w:rPr>
              <w:t>FiROAM</w:t>
            </w:r>
            <w:proofErr w:type="spellEnd"/>
            <w:r>
              <w:rPr>
                <w:rFonts w:hint="eastAsia"/>
              </w:rPr>
              <w:t>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dpId</w:t>
            </w:r>
            <w:proofErr w:type="spellEnd"/>
            <w:r>
              <w:rPr>
                <w:rFonts w:hint="eastAsia"/>
              </w:rPr>
              <w:t>": "21",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dpStatus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eid</w:t>
            </w:r>
            <w:proofErr w:type="spellEnd"/>
            <w:r>
              <w:rPr>
                <w:rFonts w:hint="eastAsia"/>
              </w:rPr>
              <w:t>": null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},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"success": true,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"message": "Query successful",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iccid</w:t>
            </w:r>
            <w:proofErr w:type="spellEnd"/>
            <w:r>
              <w:rPr>
                <w:rFonts w:hint="eastAsia"/>
              </w:rPr>
              <w:t>": "898520302104038976",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expireTime</w:t>
            </w:r>
            <w:proofErr w:type="spellEnd"/>
            <w:r>
              <w:rPr>
                <w:rFonts w:hint="eastAsia"/>
              </w:rPr>
              <w:t>": "2026-03-06 00:00:00",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canRenew</w:t>
            </w:r>
            <w:proofErr w:type="spellEnd"/>
            <w:r>
              <w:rPr>
                <w:rFonts w:hint="eastAsia"/>
              </w:rPr>
              <w:t>": true,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lastRenderedPageBreak/>
              <w:t xml:space="preserve">            "</w:t>
            </w:r>
            <w:proofErr w:type="spellStart"/>
            <w:r>
              <w:rPr>
                <w:rFonts w:hint="eastAsia"/>
              </w:rPr>
              <w:t>cardType</w:t>
            </w:r>
            <w:proofErr w:type="spellEnd"/>
            <w:r>
              <w:rPr>
                <w:rFonts w:hint="eastAsia"/>
              </w:rPr>
              <w:t>": 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displayName</w:t>
            </w:r>
            <w:proofErr w:type="spellEnd"/>
            <w:r>
              <w:rPr>
                <w:rFonts w:hint="eastAsia"/>
              </w:rPr>
              <w:t>": "</w:t>
            </w:r>
            <w:proofErr w:type="spellStart"/>
            <w:r>
              <w:rPr>
                <w:rFonts w:hint="eastAsia"/>
              </w:rPr>
              <w:t>FiROAM</w:t>
            </w:r>
            <w:proofErr w:type="spellEnd"/>
            <w:r>
              <w:rPr>
                <w:rFonts w:hint="eastAsia"/>
              </w:rPr>
              <w:t>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dpId</w:t>
            </w:r>
            <w:proofErr w:type="spellEnd"/>
            <w:r>
              <w:rPr>
                <w:rFonts w:hint="eastAsia"/>
              </w:rPr>
              <w:t>": "21",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dpStatus</w:t>
            </w:r>
            <w:proofErr w:type="spellEnd"/>
            <w:r>
              <w:rPr>
                <w:rFonts w:hint="eastAsia"/>
              </w:rPr>
              <w:t>": null,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eid</w:t>
            </w:r>
            <w:proofErr w:type="spellEnd"/>
            <w:r>
              <w:rPr>
                <w:rFonts w:hint="eastAsia"/>
              </w:rPr>
              <w:t>": null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]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>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>fail：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{"code":-1,"message":"token </w:t>
            </w:r>
            <w:proofErr w:type="spellStart"/>
            <w:r>
              <w:t>expire","data</w:t>
            </w:r>
            <w:proofErr w:type="spellEnd"/>
            <w:r>
              <w:t>" : ""}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>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"code": -30,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"message": "sign wrong",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"data": "sign wrong"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rPr>
                <w:rFonts w:ascii="Tw Cen MT Condensed Extra Bold" w:hAnsi="Tw Cen MT Condensed Extra Bold" w:cs="Tw Cen MT Condensed Extra Bold"/>
                <w:color w:val="000000"/>
                <w:sz w:val="27"/>
                <w:szCs w:val="27"/>
              </w:rPr>
            </w:pPr>
            <w:r>
              <w:t>}</w:t>
            </w:r>
          </w:p>
        </w:tc>
      </w:tr>
    </w:tbl>
    <w:p w:rsidR="00B94483" w:rsidRDefault="00B94483">
      <w:pPr>
        <w:pStyle w:val="Textoindependienteprimerasangra"/>
        <w:ind w:firstLine="480"/>
        <w:rPr>
          <w:rFonts w:ascii="SimSun" w:eastAsia="SimSun" w:hAnsi="SimSun" w:cs="SimSun"/>
        </w:rPr>
      </w:pPr>
    </w:p>
    <w:p w:rsidR="00B94483" w:rsidRDefault="00496BC2">
      <w:pPr>
        <w:pStyle w:val="Ttulo2"/>
        <w:pageBreakBefore/>
        <w:spacing w:line="416" w:lineRule="auto"/>
        <w:ind w:left="578" w:hanging="578"/>
      </w:pPr>
      <w:bookmarkStart w:id="198" w:name="_Toc32700"/>
      <w:r>
        <w:rPr>
          <w:rFonts w:eastAsia="SimSun" w:hint="eastAsia"/>
        </w:rPr>
        <w:lastRenderedPageBreak/>
        <w:t>Get ICCID Historical Package Information</w:t>
      </w:r>
      <w:bookmarkEnd w:id="198"/>
    </w:p>
    <w:p w:rsidR="00B94483" w:rsidRDefault="00496BC2">
      <w:pPr>
        <w:pStyle w:val="Ttulo3"/>
      </w:pPr>
      <w:bookmarkStart w:id="199" w:name="_Toc13107"/>
      <w:r>
        <w:rPr>
          <w:rFonts w:hint="eastAsia"/>
        </w:rPr>
        <w:t>Interface Description</w:t>
      </w:r>
      <w:bookmarkEnd w:id="199"/>
    </w:p>
    <w:p w:rsidR="00B94483" w:rsidRDefault="00496BC2">
      <w:pPr>
        <w:pStyle w:val="Textoindependienteprimerasangra"/>
        <w:ind w:firstLine="480"/>
      </w:pPr>
      <w:r>
        <w:rPr>
          <w:rFonts w:hint="eastAsia"/>
        </w:rPr>
        <w:t>Get historical package information of an ICCID.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200" w:name="_Toc30279"/>
      <w:r>
        <w:rPr>
          <w:rFonts w:ascii="SimSun" w:eastAsia="SimSun" w:hAnsi="SimSun" w:cs="SimSun" w:hint="eastAsia"/>
        </w:rPr>
        <w:t>Interface Constraints</w:t>
      </w:r>
      <w:bookmarkEnd w:id="200"/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1829"/>
        <w:gridCol w:w="852"/>
        <w:gridCol w:w="810"/>
        <w:gridCol w:w="2278"/>
        <w:gridCol w:w="2449"/>
      </w:tblGrid>
      <w:tr w:rsidR="007769A7">
        <w:trPr>
          <w:trHeight w:val="300"/>
        </w:trPr>
        <w:tc>
          <w:tcPr>
            <w:tcW w:w="702" w:type="dxa"/>
          </w:tcPr>
          <w:p w:rsidR="007769A7" w:rsidRDefault="007769A7" w:rsidP="007769A7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1829" w:type="dxa"/>
          </w:tcPr>
          <w:p w:rsidR="007769A7" w:rsidRDefault="007769A7" w:rsidP="007769A7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852" w:type="dxa"/>
          </w:tcPr>
          <w:p w:rsidR="007769A7" w:rsidRDefault="007769A7" w:rsidP="007769A7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10" w:type="dxa"/>
          </w:tcPr>
          <w:p w:rsidR="007769A7" w:rsidRDefault="007769A7" w:rsidP="007769A7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2278" w:type="dxa"/>
          </w:tcPr>
          <w:p w:rsidR="007769A7" w:rsidRDefault="007769A7" w:rsidP="007769A7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  <w:tc>
          <w:tcPr>
            <w:tcW w:w="2449" w:type="dxa"/>
          </w:tcPr>
          <w:p w:rsidR="007769A7" w:rsidRDefault="007769A7" w:rsidP="007769A7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Examples</w:t>
            </w: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token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2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proofErr w:type="spellStart"/>
            <w:r>
              <w:rPr>
                <w:rFonts w:ascii="Consolas" w:hAnsi="Consolas" w:cs="Consolas" w:hint="eastAsia"/>
                <w:color w:val="000000"/>
              </w:rPr>
              <w:t>iccid</w:t>
            </w:r>
            <w:proofErr w:type="spellEnd"/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  <w:tr w:rsidR="00B94483">
        <w:trPr>
          <w:trHeight w:val="532"/>
        </w:trPr>
        <w:tc>
          <w:tcPr>
            <w:tcW w:w="702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1829" w:type="dxa"/>
          </w:tcPr>
          <w:p w:rsidR="00B94483" w:rsidRDefault="00496BC2">
            <w:pPr>
              <w:spacing w:after="120"/>
              <w:rPr>
                <w:rFonts w:ascii="Consolas" w:hAnsi="Consolas" w:cs="Consolas"/>
                <w:color w:val="000000"/>
              </w:rPr>
            </w:pPr>
            <w:r>
              <w:rPr>
                <w:rFonts w:ascii="Consolas" w:hAnsi="Consolas" w:cs="Consolas" w:hint="eastAsia"/>
                <w:color w:val="000000"/>
              </w:rPr>
              <w:t>sign</w:t>
            </w:r>
          </w:p>
        </w:tc>
        <w:tc>
          <w:tcPr>
            <w:tcW w:w="852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1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2278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Parameter signature</w:t>
            </w:r>
          </w:p>
        </w:tc>
        <w:tc>
          <w:tcPr>
            <w:tcW w:w="2449" w:type="dxa"/>
          </w:tcPr>
          <w:p w:rsidR="00B94483" w:rsidRDefault="00B94483">
            <w:pPr>
              <w:spacing w:after="120"/>
              <w:rPr>
                <w:rFonts w:ascii="Shruti" w:hAnsi="Shruti"/>
              </w:rPr>
            </w:pPr>
          </w:p>
        </w:tc>
      </w:tr>
    </w:tbl>
    <w:p w:rsidR="00B94483" w:rsidRDefault="00496BC2">
      <w:pPr>
        <w:pStyle w:val="Ttulo3"/>
        <w:rPr>
          <w:rFonts w:ascii="SimSun" w:eastAsia="SimSun" w:hAnsi="SimSun" w:cs="SimSun"/>
        </w:rPr>
      </w:pPr>
      <w:bookmarkStart w:id="201" w:name="_Toc7822"/>
      <w:r>
        <w:t>Interface nam</w:t>
      </w:r>
      <w:r>
        <w:rPr>
          <w:rFonts w:eastAsia="SimSun" w:hint="eastAsia"/>
        </w:rPr>
        <w:t>e</w:t>
      </w:r>
      <w:bookmarkEnd w:id="201"/>
    </w:p>
    <w:p w:rsidR="00B94483" w:rsidRDefault="00496BC2">
      <w:pPr>
        <w:rPr>
          <w:rFonts w:ascii="SimSun" w:eastAsia="SimSun" w:hAnsi="SimSun" w:cs="SimSun"/>
        </w:rPr>
      </w:pPr>
      <w:r>
        <w:rPr>
          <w:rFonts w:hint="eastAsia"/>
        </w:rPr>
        <w:t>Production</w:t>
      </w:r>
      <w:r>
        <w:t>：http://bpm.</w:t>
      </w:r>
      <w:r w:rsidR="00707DC4">
        <w:t>mioesim.com</w:t>
      </w:r>
      <w:r>
        <w:t>/api_esim/</w:t>
      </w:r>
      <w:r>
        <w:rPr>
          <w:rFonts w:ascii="Helvetica Neue" w:eastAsia="SimSun" w:hAnsi="Helvetica Neue" w:cs="SimSun" w:hint="eastAsia"/>
          <w:sz w:val="21"/>
          <w:szCs w:val="21"/>
        </w:rPr>
        <w:t>getHistoryDetail</w:t>
      </w: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202" w:name="_Toc29538"/>
      <w:r>
        <w:rPr>
          <w:rFonts w:ascii="SimSun" w:eastAsia="SimSun" w:hAnsi="SimSun" w:cs="SimSun" w:hint="eastAsia"/>
        </w:rPr>
        <w:t>Return constraints</w:t>
      </w:r>
      <w:bookmarkEnd w:id="202"/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1134"/>
        <w:gridCol w:w="850"/>
        <w:gridCol w:w="3260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Field name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Types of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Is empty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description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  <w:color w:val="000000"/>
              </w:rPr>
              <w:t>code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status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lastRenderedPageBreak/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message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S</w:t>
            </w:r>
            <w:r>
              <w:rPr>
                <w:rFonts w:ascii="Shruti" w:hAnsi="Shruti"/>
              </w:rPr>
              <w:t>tring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message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data</w:t>
            </w:r>
          </w:p>
        </w:tc>
        <w:tc>
          <w:tcPr>
            <w:tcW w:w="1134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List&lt;</w:t>
            </w:r>
            <w:proofErr w:type="spellStart"/>
            <w:r>
              <w:rPr>
                <w:rFonts w:ascii="Shruti" w:hAnsi="Shruti" w:hint="eastAsia"/>
              </w:rPr>
              <w:t>EsimOrderVo</w:t>
            </w:r>
            <w:proofErr w:type="spellEnd"/>
            <w:r>
              <w:rPr>
                <w:rFonts w:ascii="Shruti" w:hAnsi="Shruti" w:hint="eastAsia"/>
              </w:rPr>
              <w:t>&gt;</w:t>
            </w:r>
          </w:p>
        </w:tc>
        <w:tc>
          <w:tcPr>
            <w:tcW w:w="85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No</w:t>
            </w:r>
          </w:p>
        </w:tc>
        <w:tc>
          <w:tcPr>
            <w:tcW w:w="3260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response data</w:t>
            </w:r>
          </w:p>
        </w:tc>
      </w:tr>
    </w:tbl>
    <w:p w:rsidR="00B94483" w:rsidRDefault="00496BC2">
      <w:pPr>
        <w:pStyle w:val="Textoindependienteprimerasangra"/>
        <w:ind w:firstLine="480"/>
      </w:pPr>
      <w:r>
        <w:rPr>
          <w:rFonts w:hint="eastAsia"/>
        </w:rPr>
        <w:t>The content data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1060"/>
        <w:gridCol w:w="1892"/>
        <w:gridCol w:w="2067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hint="eastAsia"/>
              </w:rPr>
              <w:t>orderNum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Order Number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hint="eastAsia"/>
              </w:rPr>
              <w:t>skuId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Unique ID of Product Package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hint="eastAsia"/>
              </w:rPr>
              <w:t>imageUrl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Country Image URL for the Package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hint="eastAsia"/>
              </w:rPr>
              <w:t>skuName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Product Package Name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hint="eastAsia"/>
              </w:rPr>
              <w:t>type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Order Type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 xml:space="preserve">Order Type: 0 - Regular Order, 1 - </w:t>
            </w:r>
            <w:proofErr w:type="spellStart"/>
            <w:r>
              <w:rPr>
                <w:rFonts w:ascii="SimSun" w:hAnsi="SimSun" w:hint="eastAsia"/>
              </w:rPr>
              <w:t>Daypass</w:t>
            </w:r>
            <w:proofErr w:type="spellEnd"/>
            <w:r>
              <w:rPr>
                <w:rFonts w:ascii="SimSun" w:hAnsi="SimSun" w:hint="eastAsia"/>
              </w:rPr>
              <w:t xml:space="preserve"> Order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hint="eastAsia"/>
              </w:rPr>
              <w:t>daypassDay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t>Daypass</w:t>
            </w:r>
            <w:proofErr w:type="spellEnd"/>
            <w:r>
              <w:t xml:space="preserve"> Days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hint="eastAsia"/>
              </w:rPr>
              <w:t>count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Quantity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hint="eastAsia"/>
              </w:rPr>
              <w:t>createTime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Creation Time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Status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 xml:space="preserve">Status: 0: Normal, 1: Canceled, -1: Unpaid, 2: Ended, 3: </w:t>
            </w:r>
            <w:r>
              <w:rPr>
                <w:rFonts w:ascii="SimSun" w:hAnsi="SimSun"/>
              </w:rPr>
              <w:lastRenderedPageBreak/>
              <w:t>Unsubscribe in Process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lastRenderedPageBreak/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hint="eastAsia"/>
              </w:rPr>
              <w:t>packageList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Package Details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List&lt;</w:t>
            </w:r>
            <w:proofErr w:type="spellStart"/>
            <w:r>
              <w:rPr>
                <w:rFonts w:ascii="SimSun" w:hAnsi="SimSun" w:hint="eastAsia"/>
              </w:rPr>
              <w:t>OrderPackageVo</w:t>
            </w:r>
            <w:proofErr w:type="spellEnd"/>
            <w:r>
              <w:rPr>
                <w:rFonts w:ascii="SimSun" w:hAnsi="SimSun" w:hint="eastAsia"/>
              </w:rPr>
              <w:t>&gt;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r>
              <w:rPr>
                <w:rFonts w:hint="eastAsia"/>
              </w:rPr>
              <w:t>renew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Whether it is a renewal order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Boolean</w:t>
            </w:r>
          </w:p>
        </w:tc>
      </w:tr>
    </w:tbl>
    <w:p w:rsidR="00B94483" w:rsidRDefault="00496BC2">
      <w:pPr>
        <w:pStyle w:val="Textoindependienteprimerasangra"/>
        <w:ind w:firstLineChars="0" w:firstLine="0"/>
      </w:pPr>
      <w:proofErr w:type="spellStart"/>
      <w:r>
        <w:rPr>
          <w:rFonts w:ascii="SimSun" w:hAnsi="SimSun" w:hint="eastAsia"/>
        </w:rPr>
        <w:t>OrderPackageVo</w:t>
      </w:r>
      <w:proofErr w:type="spellEnd"/>
      <w:r>
        <w:rPr>
          <w:rFonts w:ascii="SimSun" w:hAnsi="SimSun" w:hint="eastAsia"/>
        </w:rPr>
        <w:t xml:space="preserve"> field attribute</w:t>
      </w:r>
    </w:p>
    <w:tbl>
      <w:tblPr>
        <w:tblW w:w="8610" w:type="dxa"/>
        <w:tblInd w:w="-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1656"/>
        <w:gridCol w:w="1060"/>
        <w:gridCol w:w="1892"/>
        <w:gridCol w:w="2067"/>
      </w:tblGrid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Field 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description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 w:eastAsia="zh-TW"/>
              </w:rPr>
            </w:pPr>
            <w:r>
              <w:rPr>
                <w:rFonts w:ascii="SimSun" w:hAnsi="SimSun" w:cs="Microsoft YaHei"/>
                <w:b/>
                <w:lang w:val="zh-TW" w:eastAsia="zh-TW"/>
              </w:rPr>
              <w:t>Mandatory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Remark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jc w:val="center"/>
              <w:rPr>
                <w:rFonts w:ascii="SimSun" w:hAnsi="SimSun" w:cs="Microsoft YaHei"/>
                <w:b/>
                <w:lang w:val="zh-TW"/>
              </w:rPr>
            </w:pPr>
            <w:r>
              <w:rPr>
                <w:rFonts w:ascii="SimSun" w:hAnsi="SimSun" w:cs="Microsoft YaHei" w:hint="eastAsia"/>
                <w:b/>
                <w:lang w:val="zh-TW"/>
              </w:rPr>
              <w:t>Types of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id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Order Number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hint="eastAsia"/>
              </w:rPr>
              <w:t>flows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Package Data Volume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hint="eastAsia"/>
              </w:rPr>
              <w:t>unit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Data Unit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hint="eastAsia"/>
              </w:rPr>
              <w:t>days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Duration (Days)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hint="eastAsia"/>
              </w:rPr>
              <w:t>usedMb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Usage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Double</w:t>
            </w:r>
          </w:p>
        </w:tc>
      </w:tr>
      <w:tr w:rsidR="00B94483">
        <w:trPr>
          <w:trHeight w:val="520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Package Name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proofErr w:type="spellStart"/>
            <w:r>
              <w:rPr>
                <w:rFonts w:hint="eastAsia"/>
              </w:rPr>
              <w:t>beginDate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Start Time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proofErr w:type="spellStart"/>
            <w:r>
              <w:rPr>
                <w:rFonts w:hint="eastAsia"/>
              </w:rPr>
              <w:t>endDate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End Time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String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r>
              <w:rPr>
                <w:rFonts w:hint="eastAsia"/>
              </w:rPr>
              <w:t>status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Order Status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Appendix 3.1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proofErr w:type="spellStart"/>
            <w:r>
              <w:rPr>
                <w:rFonts w:hint="eastAsia"/>
              </w:rPr>
              <w:t>supportDaypass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Daily Package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0 - Regular Package, 1 - Daily Package, 2 - Enumerated Package</w:t>
            </w: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Integer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proofErr w:type="spellStart"/>
            <w:r>
              <w:rPr>
                <w:rFonts w:hint="eastAsia"/>
              </w:rPr>
              <w:t>canActive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Manual Activation Supported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Boolean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proofErr w:type="spellStart"/>
            <w:r>
              <w:rPr>
                <w:rFonts w:hint="eastAsia"/>
              </w:rPr>
              <w:t>showOverTip</w:t>
            </w:r>
            <w:proofErr w:type="spellEnd"/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Ending Reminder Displayed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Boolean</w:t>
            </w:r>
          </w:p>
        </w:tc>
      </w:tr>
      <w:tr w:rsidR="00B94483">
        <w:trPr>
          <w:trHeight w:val="284"/>
        </w:trPr>
        <w:tc>
          <w:tcPr>
            <w:tcW w:w="1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</w:pPr>
            <w:r>
              <w:rPr>
                <w:rFonts w:hint="eastAsia"/>
              </w:rPr>
              <w:lastRenderedPageBreak/>
              <w:t>renew</w:t>
            </w:r>
          </w:p>
        </w:tc>
        <w:tc>
          <w:tcPr>
            <w:tcW w:w="1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pStyle w:val="NormalWeb"/>
              <w:adjustRightInd w:val="0"/>
              <w:snapToGrid w:val="0"/>
              <w:rPr>
                <w:rFonts w:ascii="SimSun" w:hAnsi="SimSun"/>
              </w:rPr>
            </w:pPr>
            <w:r>
              <w:t>Whether it is a renewal order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/>
              </w:rPr>
              <w:t>Y</w:t>
            </w:r>
          </w:p>
        </w:tc>
        <w:tc>
          <w:tcPr>
            <w:tcW w:w="1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B94483">
            <w:pPr>
              <w:adjustRightInd w:val="0"/>
              <w:snapToGrid w:val="0"/>
              <w:rPr>
                <w:rFonts w:ascii="SimSun" w:hAnsi="SimSun"/>
              </w:rPr>
            </w:pPr>
          </w:p>
        </w:tc>
        <w:tc>
          <w:tcPr>
            <w:tcW w:w="20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B94483" w:rsidRDefault="00496BC2">
            <w:pPr>
              <w:adjustRightInd w:val="0"/>
              <w:snapToGrid w:val="0"/>
              <w:rPr>
                <w:rFonts w:ascii="SimSun" w:hAnsi="SimSun"/>
              </w:rPr>
            </w:pPr>
            <w:r>
              <w:rPr>
                <w:rFonts w:ascii="SimSun" w:hAnsi="SimSun" w:hint="eastAsia"/>
              </w:rPr>
              <w:t>Boolean</w:t>
            </w:r>
          </w:p>
        </w:tc>
      </w:tr>
    </w:tbl>
    <w:p w:rsidR="00B94483" w:rsidRDefault="00B94483">
      <w:pPr>
        <w:pStyle w:val="Textoindependienteprimerasangra"/>
        <w:ind w:firstLineChars="0" w:firstLine="0"/>
      </w:pPr>
    </w:p>
    <w:p w:rsidR="00B94483" w:rsidRDefault="00496BC2">
      <w:pPr>
        <w:pStyle w:val="Ttulo3"/>
        <w:rPr>
          <w:rFonts w:ascii="SimSun" w:eastAsia="SimSun" w:hAnsi="SimSun" w:cs="SimSun"/>
        </w:rPr>
      </w:pPr>
      <w:bookmarkStart w:id="203" w:name="_Toc25952"/>
      <w:r>
        <w:rPr>
          <w:rFonts w:ascii="SimSun" w:eastAsia="SimSun" w:hAnsi="SimSun" w:cs="SimSun" w:hint="eastAsia"/>
        </w:rPr>
        <w:t>Return Form</w:t>
      </w:r>
      <w:bookmarkEnd w:id="203"/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8"/>
      </w:tblGrid>
      <w:tr w:rsidR="00B94483">
        <w:tc>
          <w:tcPr>
            <w:tcW w:w="9498" w:type="dxa"/>
          </w:tcPr>
          <w:p w:rsidR="00B94483" w:rsidRDefault="00496BC2">
            <w:pPr>
              <w:widowControl w:val="0"/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</w:rPr>
            </w:pPr>
            <w:r>
              <w:rPr>
                <w:rFonts w:hint="eastAsia"/>
              </w:rPr>
              <w:t>success：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>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"code": "0",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"message": "success",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"data": [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orderNum</w:t>
            </w:r>
            <w:proofErr w:type="spellEnd"/>
            <w:r>
              <w:rPr>
                <w:rFonts w:hint="eastAsia"/>
              </w:rPr>
              <w:t>": "EP20260113000002",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skuId</w:t>
            </w:r>
            <w:proofErr w:type="spellEnd"/>
            <w:r>
              <w:rPr>
                <w:rFonts w:hint="eastAsia"/>
              </w:rPr>
              <w:t>": 16,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imageUrl</w:t>
            </w:r>
            <w:proofErr w:type="spellEnd"/>
            <w:r>
              <w:rPr>
                <w:rFonts w:hint="eastAsia"/>
              </w:rPr>
              <w:t>": "http://img.</w:t>
            </w:r>
            <w:r w:rsidR="00707DC4">
              <w:rPr>
                <w:rFonts w:hint="eastAsia"/>
              </w:rPr>
              <w:t>mioesim.com</w:t>
            </w:r>
            <w:r>
              <w:rPr>
                <w:rFonts w:hint="eastAsia"/>
              </w:rPr>
              <w:t>/phoneImage/202009//ee30422f-4181-42cb-8b46-8a2c981f7579.jpg",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skuName</w:t>
            </w:r>
            <w:proofErr w:type="spellEnd"/>
            <w:r>
              <w:rPr>
                <w:rFonts w:hint="eastAsia"/>
              </w:rPr>
              <w:t>": "South Korea",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"type": 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daypassDay</w:t>
            </w:r>
            <w:proofErr w:type="spellEnd"/>
            <w:r>
              <w:rPr>
                <w:rFonts w:hint="eastAsia"/>
              </w:rPr>
              <w:t>": 1,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"count": 1,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createTime</w:t>
            </w:r>
            <w:proofErr w:type="spellEnd"/>
            <w:r>
              <w:rPr>
                <w:rFonts w:hint="eastAsia"/>
              </w:rPr>
              <w:t>": "2026-01-13 19:54:35.0",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"status": 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</w:t>
            </w:r>
            <w:proofErr w:type="spellStart"/>
            <w:r>
              <w:rPr>
                <w:rFonts w:hint="eastAsia"/>
              </w:rPr>
              <w:t>packageList</w:t>
            </w:r>
            <w:proofErr w:type="spellEnd"/>
            <w:r>
              <w:rPr>
                <w:rFonts w:hint="eastAsia"/>
              </w:rPr>
              <w:t>": [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"id": 5323157,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"flows": 1,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"unit": "GB",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"days": 3,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"</w:t>
            </w:r>
            <w:proofErr w:type="spellStart"/>
            <w:r>
              <w:rPr>
                <w:rFonts w:hint="eastAsia"/>
              </w:rPr>
              <w:t>usedMb</w:t>
            </w:r>
            <w:proofErr w:type="spellEnd"/>
            <w:r>
              <w:rPr>
                <w:rFonts w:hint="eastAsia"/>
              </w:rPr>
              <w:t>": 0.0,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"name": "1GB/3days",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"</w:t>
            </w:r>
            <w:proofErr w:type="spellStart"/>
            <w:r>
              <w:rPr>
                <w:rFonts w:hint="eastAsia"/>
              </w:rPr>
              <w:t>beginDate</w:t>
            </w:r>
            <w:proofErr w:type="spellEnd"/>
            <w:r>
              <w:rPr>
                <w:rFonts w:hint="eastAsia"/>
              </w:rPr>
              <w:t>": "2026-01-14 17:26",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"</w:t>
            </w:r>
            <w:proofErr w:type="spellStart"/>
            <w:r>
              <w:rPr>
                <w:rFonts w:hint="eastAsia"/>
              </w:rPr>
              <w:t>endDate</w:t>
            </w:r>
            <w:proofErr w:type="spellEnd"/>
            <w:r>
              <w:rPr>
                <w:rFonts w:hint="eastAsia"/>
              </w:rPr>
              <w:t>": "2026-01-15 17:26",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"status": 1,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lastRenderedPageBreak/>
              <w:t xml:space="preserve">                    "</w:t>
            </w:r>
            <w:proofErr w:type="spellStart"/>
            <w:r>
              <w:rPr>
                <w:rFonts w:hint="eastAsia"/>
              </w:rPr>
              <w:t>supportDaypass</w:t>
            </w:r>
            <w:proofErr w:type="spellEnd"/>
            <w:r>
              <w:rPr>
                <w:rFonts w:hint="eastAsia"/>
              </w:rPr>
              <w:t>": 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"</w:t>
            </w:r>
            <w:proofErr w:type="spellStart"/>
            <w:r>
              <w:rPr>
                <w:rFonts w:hint="eastAsia"/>
              </w:rPr>
              <w:t>canActive</w:t>
            </w:r>
            <w:proofErr w:type="spellEnd"/>
            <w:r>
              <w:rPr>
                <w:rFonts w:hint="eastAsia"/>
              </w:rPr>
              <w:t>": false,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"</w:t>
            </w:r>
            <w:proofErr w:type="spellStart"/>
            <w:r>
              <w:rPr>
                <w:rFonts w:hint="eastAsia"/>
              </w:rPr>
              <w:t>showOverTip</w:t>
            </w:r>
            <w:proofErr w:type="spellEnd"/>
            <w:r>
              <w:rPr>
                <w:rFonts w:hint="eastAsia"/>
              </w:rPr>
              <w:t>": false,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    "renew": false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    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],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    "renew": false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    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 xml:space="preserve">    ]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>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rPr>
                <w:rFonts w:hint="eastAsia"/>
              </w:rPr>
              <w:t>fail：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{"code":-1,"message":"token </w:t>
            </w:r>
            <w:proofErr w:type="spellStart"/>
            <w:r>
              <w:t>expire","data</w:t>
            </w:r>
            <w:proofErr w:type="spellEnd"/>
            <w:r>
              <w:t>" : ""}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>{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"code": -30,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"message": "sign wrong",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</w:pPr>
            <w:r>
              <w:t xml:space="preserve">    "data": "sign wrong"</w:t>
            </w:r>
          </w:p>
          <w:p w:rsidR="00B94483" w:rsidRDefault="00496BC2">
            <w:pPr>
              <w:widowControl w:val="0"/>
              <w:autoSpaceDE w:val="0"/>
              <w:autoSpaceDN w:val="0"/>
              <w:adjustRightInd w:val="0"/>
              <w:rPr>
                <w:rFonts w:ascii="Tw Cen MT Condensed Extra Bold" w:hAnsi="Tw Cen MT Condensed Extra Bold" w:cs="Tw Cen MT Condensed Extra Bold"/>
                <w:color w:val="000000"/>
                <w:sz w:val="27"/>
                <w:szCs w:val="27"/>
              </w:rPr>
            </w:pPr>
            <w:r>
              <w:t>}</w:t>
            </w:r>
          </w:p>
        </w:tc>
      </w:tr>
    </w:tbl>
    <w:p w:rsidR="00B94483" w:rsidRDefault="00B94483">
      <w:pPr>
        <w:pStyle w:val="Textoindependienteprimerasangra"/>
        <w:ind w:firstLineChars="0" w:firstLine="0"/>
        <w:rPr>
          <w:rFonts w:ascii="SimSun" w:eastAsia="SimSun" w:hAnsi="SimSun" w:cs="SimSun"/>
        </w:rPr>
      </w:pPr>
    </w:p>
    <w:p w:rsidR="00B94483" w:rsidRDefault="00B94483">
      <w:pPr>
        <w:pStyle w:val="Textoindependienteprimerasangra"/>
        <w:ind w:firstLine="480"/>
        <w:rPr>
          <w:rFonts w:ascii="SimSun" w:eastAsia="SimSun" w:hAnsi="SimSun" w:cs="SimSun"/>
        </w:rPr>
      </w:pPr>
    </w:p>
    <w:p w:rsidR="00B94483" w:rsidRDefault="00496BC2">
      <w:pPr>
        <w:pStyle w:val="Ttulo1"/>
      </w:pPr>
      <w:bookmarkStart w:id="204" w:name="_Toc29097"/>
      <w:r>
        <w:rPr>
          <w:rFonts w:hint="eastAsia"/>
        </w:rPr>
        <w:lastRenderedPageBreak/>
        <w:t>appendix</w:t>
      </w:r>
      <w:bookmarkEnd w:id="204"/>
    </w:p>
    <w:p w:rsidR="00B94483" w:rsidRDefault="00496BC2">
      <w:pPr>
        <w:pStyle w:val="Ttulo2"/>
        <w:rPr>
          <w:rFonts w:eastAsia="SimSun"/>
        </w:rPr>
      </w:pPr>
      <w:bookmarkStart w:id="205" w:name="_Toc19184"/>
      <w:r>
        <w:rPr>
          <w:rFonts w:eastAsia="SimSun" w:hint="eastAsia"/>
        </w:rPr>
        <w:t xml:space="preserve">Order </w:t>
      </w:r>
      <w:proofErr w:type="spellStart"/>
      <w:r>
        <w:rPr>
          <w:rFonts w:eastAsia="SimSun" w:hint="eastAsia"/>
        </w:rPr>
        <w:t>form</w:t>
      </w:r>
      <w:r>
        <w:rPr>
          <w:rFonts w:eastAsia="SimSun"/>
        </w:rPr>
        <w:t>State</w:t>
      </w:r>
      <w:proofErr w:type="spellEnd"/>
      <w:r>
        <w:rPr>
          <w:rFonts w:eastAsia="SimSun"/>
        </w:rPr>
        <w:t xml:space="preserve"> table</w:t>
      </w:r>
      <w:bookmarkEnd w:id="205"/>
    </w:p>
    <w:tbl>
      <w:tblPr>
        <w:tblW w:w="53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4"/>
        <w:gridCol w:w="2605"/>
        <w:gridCol w:w="2013"/>
      </w:tblGrid>
      <w:tr w:rsidR="00B94483">
        <w:trPr>
          <w:trHeight w:val="300"/>
        </w:trPr>
        <w:tc>
          <w:tcPr>
            <w:tcW w:w="764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>No.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proofErr w:type="spellStart"/>
            <w:r>
              <w:rPr>
                <w:rFonts w:ascii="Shruti" w:hAnsi="Shruti" w:hint="eastAsia"/>
                <w:b/>
                <w:color w:val="000080"/>
              </w:rPr>
              <w:t>status</w:t>
            </w:r>
            <w:r>
              <w:rPr>
                <w:rFonts w:ascii="Shruti" w:hAnsi="Shruti"/>
                <w:b/>
                <w:color w:val="000080"/>
              </w:rPr>
              <w:t>code</w:t>
            </w:r>
            <w:proofErr w:type="spellEnd"/>
          </w:p>
        </w:tc>
        <w:tc>
          <w:tcPr>
            <w:tcW w:w="2013" w:type="dxa"/>
          </w:tcPr>
          <w:p w:rsidR="00B94483" w:rsidRDefault="00496BC2">
            <w:pPr>
              <w:spacing w:after="120"/>
              <w:rPr>
                <w:rFonts w:ascii="Shruti" w:hAnsi="Shruti"/>
                <w:b/>
                <w:color w:val="000080"/>
              </w:rPr>
            </w:pPr>
            <w:r>
              <w:rPr>
                <w:rFonts w:ascii="Shruti" w:hAnsi="Shruti" w:hint="eastAsia"/>
                <w:b/>
                <w:color w:val="000080"/>
              </w:rPr>
              <w:t xml:space="preserve">Status </w:t>
            </w:r>
            <w:r>
              <w:rPr>
                <w:rFonts w:ascii="Shruti" w:hAnsi="Shruti"/>
                <w:b/>
                <w:color w:val="000080"/>
              </w:rPr>
              <w:t>information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1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-1</w:t>
            </w:r>
          </w:p>
        </w:tc>
        <w:tc>
          <w:tcPr>
            <w:tcW w:w="201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N</w:t>
            </w:r>
            <w:r>
              <w:rPr>
                <w:rFonts w:ascii="Shruti" w:hAnsi="Shruti"/>
              </w:rPr>
              <w:t>ot aid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2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/>
                <w:color w:val="000000"/>
              </w:rPr>
              <w:t>0</w:t>
            </w:r>
          </w:p>
        </w:tc>
        <w:tc>
          <w:tcPr>
            <w:tcW w:w="201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P</w:t>
            </w:r>
            <w:r>
              <w:rPr>
                <w:rFonts w:ascii="Shruti" w:hAnsi="Shruti"/>
              </w:rPr>
              <w:t>aid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3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 w:hint="eastAsia"/>
                <w:color w:val="000000"/>
              </w:rPr>
              <w:t>2</w:t>
            </w:r>
          </w:p>
        </w:tc>
        <w:tc>
          <w:tcPr>
            <w:tcW w:w="201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Cancelled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4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 w:hint="eastAsia"/>
                <w:color w:val="000000"/>
              </w:rPr>
              <w:t>3</w:t>
            </w:r>
          </w:p>
        </w:tc>
        <w:tc>
          <w:tcPr>
            <w:tcW w:w="201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Invalid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5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 w:hint="eastAsia"/>
                <w:color w:val="000000"/>
              </w:rPr>
              <w:t>4</w:t>
            </w:r>
          </w:p>
        </w:tc>
        <w:tc>
          <w:tcPr>
            <w:tcW w:w="201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Part of a refund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6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 w:hint="eastAsia"/>
                <w:color w:val="000000"/>
              </w:rPr>
              <w:t>5</w:t>
            </w:r>
          </w:p>
        </w:tc>
        <w:tc>
          <w:tcPr>
            <w:tcW w:w="201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 w:hint="eastAsia"/>
              </w:rPr>
              <w:t>End</w:t>
            </w:r>
            <w:r>
              <w:rPr>
                <w:rFonts w:ascii="Shruti" w:hAnsi="Shruti"/>
              </w:rPr>
              <w:t>ed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7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 w:hint="eastAsia"/>
                <w:color w:val="000000"/>
              </w:rPr>
              <w:t>6</w:t>
            </w:r>
          </w:p>
        </w:tc>
        <w:tc>
          <w:tcPr>
            <w:tcW w:w="201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Unsubscribing</w:t>
            </w:r>
          </w:p>
        </w:tc>
      </w:tr>
      <w:tr w:rsidR="00B94483">
        <w:trPr>
          <w:trHeight w:val="315"/>
        </w:trPr>
        <w:tc>
          <w:tcPr>
            <w:tcW w:w="764" w:type="dxa"/>
          </w:tcPr>
          <w:p w:rsidR="00B94483" w:rsidRDefault="00496BC2">
            <w:pPr>
              <w:widowControl w:val="0"/>
              <w:jc w:val="both"/>
              <w:rPr>
                <w:rFonts w:ascii="Shruti" w:hAnsi="Shruti"/>
              </w:rPr>
            </w:pPr>
            <w:r>
              <w:rPr>
                <w:rFonts w:ascii="Shruti" w:hAnsi="Shruti"/>
              </w:rPr>
              <w:t>8</w:t>
            </w:r>
          </w:p>
        </w:tc>
        <w:tc>
          <w:tcPr>
            <w:tcW w:w="2605" w:type="dxa"/>
          </w:tcPr>
          <w:p w:rsidR="00B94483" w:rsidRDefault="00496BC2">
            <w:pPr>
              <w:spacing w:after="120"/>
              <w:rPr>
                <w:rFonts w:ascii="Shruti" w:hAnsi="Shruti"/>
                <w:color w:val="000000"/>
              </w:rPr>
            </w:pPr>
            <w:r>
              <w:rPr>
                <w:rFonts w:ascii="Shruti" w:hAnsi="Shruti" w:hint="eastAsia"/>
                <w:color w:val="000000"/>
              </w:rPr>
              <w:t>7</w:t>
            </w:r>
          </w:p>
        </w:tc>
        <w:tc>
          <w:tcPr>
            <w:tcW w:w="2013" w:type="dxa"/>
          </w:tcPr>
          <w:p w:rsidR="00B94483" w:rsidRDefault="00496BC2">
            <w:pPr>
              <w:spacing w:after="120"/>
              <w:rPr>
                <w:rFonts w:ascii="Shruti" w:hAnsi="Shruti"/>
              </w:rPr>
            </w:pPr>
            <w:r>
              <w:rPr>
                <w:rFonts w:ascii="Shruti" w:hAnsi="Shruti"/>
              </w:rPr>
              <w:t>Part refund in process</w:t>
            </w:r>
          </w:p>
        </w:tc>
      </w:tr>
    </w:tbl>
    <w:p w:rsidR="00B94483" w:rsidRDefault="00496BC2">
      <w:pPr>
        <w:pStyle w:val="Ttulo2"/>
        <w:pageBreakBefore/>
        <w:spacing w:line="416" w:lineRule="auto"/>
        <w:ind w:left="578" w:hanging="578"/>
      </w:pPr>
      <w:bookmarkStart w:id="206" w:name="_Toc5604"/>
      <w:bookmarkStart w:id="207" w:name="_Toc28517"/>
      <w:r>
        <w:rPr>
          <w:rFonts w:hint="eastAsia"/>
        </w:rPr>
        <w:lastRenderedPageBreak/>
        <w:t>PDF supports multilingual lists</w:t>
      </w:r>
      <w:bookmarkEnd w:id="20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8"/>
        <w:gridCol w:w="2912"/>
        <w:gridCol w:w="2920"/>
      </w:tblGrid>
      <w:tr w:rsidR="00B94483"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No.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Country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Language Code</w:t>
            </w:r>
          </w:p>
        </w:tc>
      </w:tr>
      <w:tr w:rsidR="00B94483"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1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English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proofErr w:type="spellStart"/>
            <w:r>
              <w:rPr>
                <w:rFonts w:hint="eastAsia"/>
              </w:rPr>
              <w:t>en</w:t>
            </w:r>
            <w:proofErr w:type="spellEnd"/>
            <w:r>
              <w:rPr>
                <w:rFonts w:hint="eastAsia"/>
              </w:rPr>
              <w:t>-US</w:t>
            </w:r>
          </w:p>
        </w:tc>
      </w:tr>
      <w:tr w:rsidR="00B94483"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2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中文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proofErr w:type="spellStart"/>
            <w:r>
              <w:rPr>
                <w:rFonts w:hint="eastAsia"/>
              </w:rPr>
              <w:t>zh</w:t>
            </w:r>
            <w:proofErr w:type="spellEnd"/>
            <w:r>
              <w:rPr>
                <w:rFonts w:hint="eastAsia"/>
              </w:rPr>
              <w:t>-CN</w:t>
            </w:r>
          </w:p>
        </w:tc>
      </w:tr>
      <w:tr w:rsidR="00B94483"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3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繁體中文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proofErr w:type="spellStart"/>
            <w:r>
              <w:rPr>
                <w:rFonts w:hint="eastAsia"/>
              </w:rPr>
              <w:t>zh</w:t>
            </w:r>
            <w:proofErr w:type="spellEnd"/>
            <w:r>
              <w:rPr>
                <w:rFonts w:hint="eastAsia"/>
              </w:rPr>
              <w:t>-TW</w:t>
            </w:r>
          </w:p>
        </w:tc>
      </w:tr>
      <w:tr w:rsidR="00B94483"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4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日本语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ja-JP</w:t>
            </w:r>
          </w:p>
        </w:tc>
      </w:tr>
      <w:tr w:rsidR="00B94483"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5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Русский язык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proofErr w:type="spellStart"/>
            <w:r>
              <w:rPr>
                <w:rFonts w:hint="eastAsia"/>
              </w:rPr>
              <w:t>ru</w:t>
            </w:r>
            <w:proofErr w:type="spellEnd"/>
            <w:r>
              <w:rPr>
                <w:rFonts w:hint="eastAsia"/>
              </w:rPr>
              <w:t>-RU</w:t>
            </w:r>
          </w:p>
        </w:tc>
      </w:tr>
      <w:tr w:rsidR="00B94483"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6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proofErr w:type="spellStart"/>
            <w:r>
              <w:rPr>
                <w:rFonts w:hint="eastAsia"/>
              </w:rPr>
              <w:t>Español</w:t>
            </w:r>
            <w:proofErr w:type="spellEnd"/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es-ES</w:t>
            </w:r>
          </w:p>
        </w:tc>
      </w:tr>
      <w:tr w:rsidR="00B94483"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7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proofErr w:type="spellStart"/>
            <w:r>
              <w:rPr>
                <w:rFonts w:hint="eastAsia"/>
              </w:rPr>
              <w:t>Français</w:t>
            </w:r>
            <w:proofErr w:type="spellEnd"/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proofErr w:type="spellStart"/>
            <w:r>
              <w:rPr>
                <w:rFonts w:hint="eastAsia"/>
              </w:rPr>
              <w:t>fr</w:t>
            </w:r>
            <w:proofErr w:type="spellEnd"/>
            <w:r>
              <w:rPr>
                <w:rFonts w:hint="eastAsia"/>
              </w:rPr>
              <w:t>-FR</w:t>
            </w:r>
          </w:p>
        </w:tc>
      </w:tr>
      <w:tr w:rsidR="00B94483"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8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ascii="Batang" w:eastAsia="Batang" w:hAnsi="Batang" w:cs="Batang" w:hint="eastAsia"/>
              </w:rPr>
              <w:t>한국어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ko-KR</w:t>
            </w:r>
          </w:p>
        </w:tc>
      </w:tr>
      <w:tr w:rsidR="00B94483"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9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Deutsch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de-DE</w:t>
            </w:r>
          </w:p>
        </w:tc>
      </w:tr>
      <w:tr w:rsidR="00B94483"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10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proofErr w:type="spellStart"/>
            <w:r>
              <w:rPr>
                <w:rFonts w:hint="eastAsia"/>
              </w:rPr>
              <w:t>Italiano</w:t>
            </w:r>
            <w:proofErr w:type="spellEnd"/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it-IT</w:t>
            </w:r>
          </w:p>
        </w:tc>
      </w:tr>
      <w:tr w:rsidR="00B94483"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11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Bahasa Indonesia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id-ID</w:t>
            </w:r>
          </w:p>
        </w:tc>
      </w:tr>
      <w:tr w:rsidR="00B94483"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12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ascii="Times New Roman" w:hAnsi="Times New Roman"/>
              </w:rPr>
              <w:t>​</w:t>
            </w:r>
            <w:proofErr w:type="spellStart"/>
            <w:r>
              <w:rPr>
                <w:rFonts w:ascii="Times New Roman" w:hAnsi="Times New Roman"/>
              </w:rPr>
              <w:t>اللغة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العربية</w:t>
            </w:r>
            <w:proofErr w:type="spellEnd"/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proofErr w:type="spellStart"/>
            <w:r>
              <w:rPr>
                <w:rFonts w:hint="eastAsia"/>
              </w:rPr>
              <w:t>ar</w:t>
            </w:r>
            <w:proofErr w:type="spellEnd"/>
            <w:r>
              <w:rPr>
                <w:rFonts w:hint="eastAsia"/>
              </w:rPr>
              <w:t>-SA</w:t>
            </w:r>
          </w:p>
        </w:tc>
      </w:tr>
      <w:tr w:rsidR="00B94483"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13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proofErr w:type="spellStart"/>
            <w:r>
              <w:rPr>
                <w:rFonts w:hint="eastAsia"/>
              </w:rPr>
              <w:t>Portugu</w:t>
            </w:r>
            <w:proofErr w:type="spellEnd"/>
            <w:r>
              <w:rPr>
                <w:rFonts w:hint="eastAsia"/>
              </w:rPr>
              <w:t>ês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proofErr w:type="spellStart"/>
            <w:r>
              <w:rPr>
                <w:rFonts w:hint="eastAsia"/>
              </w:rPr>
              <w:t>pt</w:t>
            </w:r>
            <w:proofErr w:type="spellEnd"/>
            <w:r>
              <w:rPr>
                <w:rFonts w:hint="eastAsia"/>
              </w:rPr>
              <w:t>-BR</w:t>
            </w:r>
          </w:p>
        </w:tc>
      </w:tr>
      <w:tr w:rsidR="00B94483">
        <w:trPr>
          <w:trHeight w:val="433"/>
        </w:trPr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14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proofErr w:type="spellStart"/>
            <w:r>
              <w:rPr>
                <w:rFonts w:hint="eastAsia"/>
              </w:rPr>
              <w:t>Ti</w:t>
            </w:r>
            <w:r>
              <w:rPr>
                <w:rFonts w:ascii="Cambria" w:hAnsi="Cambria" w:cs="Cambria"/>
              </w:rPr>
              <w:t>ế</w:t>
            </w:r>
            <w:r>
              <w:rPr>
                <w:rFonts w:hint="eastAsia"/>
              </w:rPr>
              <w:t>ng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Vi</w:t>
            </w:r>
            <w:r>
              <w:rPr>
                <w:rFonts w:ascii="Cambria" w:hAnsi="Cambria" w:cs="Cambria"/>
              </w:rPr>
              <w:t>ệ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vi-VN</w:t>
            </w:r>
          </w:p>
        </w:tc>
      </w:tr>
      <w:tr w:rsidR="00B94483"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r>
              <w:rPr>
                <w:rFonts w:hint="eastAsia"/>
              </w:rPr>
              <w:t>15</w:t>
            </w:r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  <w:rPr>
                <w:rFonts w:ascii="Times New Roman" w:eastAsia="SimSun" w:hAnsi="Times New Roman"/>
              </w:rPr>
            </w:pPr>
            <w:proofErr w:type="spellStart"/>
            <w:ins w:id="208" w:author="Lgk" w:date="2025-08-28T15:46:00Z">
              <w:r>
                <w:rPr>
                  <w:rFonts w:ascii="Leelawadee UI" w:eastAsia="SimSun" w:hAnsi="Leelawadee UI" w:cs="Leelawadee UI"/>
                </w:rPr>
                <w:t>ภาษาไทย</w:t>
              </w:r>
            </w:ins>
            <w:proofErr w:type="spellEnd"/>
          </w:p>
        </w:tc>
        <w:tc>
          <w:tcPr>
            <w:tcW w:w="2982" w:type="dxa"/>
          </w:tcPr>
          <w:p w:rsidR="00B94483" w:rsidRDefault="00496BC2">
            <w:pPr>
              <w:pStyle w:val="Textoindependienteprimerasangra"/>
              <w:ind w:firstLine="480"/>
            </w:pPr>
            <w:proofErr w:type="spellStart"/>
            <w:r>
              <w:rPr>
                <w:rFonts w:hint="eastAsia"/>
              </w:rPr>
              <w:t>th</w:t>
            </w:r>
            <w:proofErr w:type="spellEnd"/>
            <w:r>
              <w:rPr>
                <w:rFonts w:hint="eastAsia"/>
              </w:rPr>
              <w:t>-TH</w:t>
            </w:r>
          </w:p>
        </w:tc>
      </w:tr>
    </w:tbl>
    <w:p w:rsidR="00B94483" w:rsidRDefault="00B94483">
      <w:pPr>
        <w:pStyle w:val="Textoindependienteprimerasangra"/>
        <w:ind w:firstLine="480"/>
      </w:pPr>
    </w:p>
    <w:p w:rsidR="00B94483" w:rsidRDefault="00496BC2">
      <w:pPr>
        <w:rPr>
          <w:rFonts w:eastAsia="Shruti" w:cs="Times New Roman"/>
          <w:b/>
          <w:bCs/>
          <w:kern w:val="2"/>
          <w:sz w:val="32"/>
          <w:szCs w:val="32"/>
        </w:rPr>
      </w:pPr>
      <w:r>
        <w:br w:type="page"/>
      </w:r>
    </w:p>
    <w:p w:rsidR="00B94483" w:rsidRDefault="00496BC2">
      <w:pPr>
        <w:pStyle w:val="Ttulo2"/>
        <w:pageBreakBefore/>
        <w:spacing w:line="416" w:lineRule="auto"/>
        <w:ind w:left="578" w:hanging="578"/>
      </w:pPr>
      <w:bookmarkStart w:id="209" w:name="_Toc32032"/>
      <w:r>
        <w:rPr>
          <w:rFonts w:hint="eastAsia"/>
        </w:rPr>
        <w:lastRenderedPageBreak/>
        <w:t>Java Login Demo</w:t>
      </w:r>
      <w:bookmarkEnd w:id="207"/>
      <w:bookmarkEnd w:id="209"/>
    </w:p>
    <w:p w:rsidR="00B94483" w:rsidRDefault="00496BC2">
      <w:pPr>
        <w:pStyle w:val="Textoindependienteprimerasangra"/>
        <w:ind w:firstLineChars="0" w:firstLine="0"/>
      </w:pPr>
      <w:r>
        <w:rPr>
          <w:rFonts w:hint="eastAsia"/>
        </w:rPr>
        <w:t>(1)Login.java</w:t>
      </w:r>
    </w:p>
    <w:p w:rsidR="00B94483" w:rsidRDefault="00496BC2">
      <w:pPr>
        <w:spacing w:line="240" w:lineRule="exact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java.io.UnsupportedEncodingException</w:t>
      </w:r>
      <w:proofErr w:type="spellEnd"/>
      <w:proofErr w:type="gramEnd"/>
      <w:r>
        <w:rPr>
          <w:rFonts w:hint="eastAsia"/>
        </w:rPr>
        <w:t>;</w:t>
      </w:r>
    </w:p>
    <w:p w:rsidR="00B94483" w:rsidRDefault="00496BC2">
      <w:pPr>
        <w:spacing w:line="240" w:lineRule="exact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java.util</w:t>
      </w:r>
      <w:proofErr w:type="gramEnd"/>
      <w:r>
        <w:rPr>
          <w:rFonts w:hint="eastAsia"/>
        </w:rPr>
        <w:t>.ArrayList</w:t>
      </w:r>
      <w:proofErr w:type="spellEnd"/>
      <w:r>
        <w:rPr>
          <w:rFonts w:hint="eastAsia"/>
        </w:rPr>
        <w:t>;</w:t>
      </w:r>
    </w:p>
    <w:p w:rsidR="00B94483" w:rsidRDefault="00496BC2">
      <w:pPr>
        <w:spacing w:line="240" w:lineRule="exact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java.util</w:t>
      </w:r>
      <w:proofErr w:type="gramEnd"/>
      <w:r>
        <w:rPr>
          <w:rFonts w:hint="eastAsia"/>
        </w:rPr>
        <w:t>.Collections</w:t>
      </w:r>
      <w:proofErr w:type="spellEnd"/>
      <w:r>
        <w:rPr>
          <w:rFonts w:hint="eastAsia"/>
        </w:rPr>
        <w:t>;</w:t>
      </w:r>
    </w:p>
    <w:p w:rsidR="00B94483" w:rsidRDefault="00496BC2">
      <w:pPr>
        <w:spacing w:line="240" w:lineRule="exact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java.util</w:t>
      </w:r>
      <w:proofErr w:type="gramEnd"/>
      <w:r>
        <w:rPr>
          <w:rFonts w:hint="eastAsia"/>
        </w:rPr>
        <w:t>.HashMap</w:t>
      </w:r>
      <w:proofErr w:type="spellEnd"/>
      <w:r>
        <w:rPr>
          <w:rFonts w:hint="eastAsia"/>
        </w:rPr>
        <w:t>;</w:t>
      </w:r>
    </w:p>
    <w:p w:rsidR="00B94483" w:rsidRDefault="00496BC2">
      <w:pPr>
        <w:spacing w:line="240" w:lineRule="exact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java.util</w:t>
      </w:r>
      <w:proofErr w:type="gramEnd"/>
      <w:r>
        <w:rPr>
          <w:rFonts w:hint="eastAsia"/>
        </w:rPr>
        <w:t>.List</w:t>
      </w:r>
      <w:proofErr w:type="spellEnd"/>
      <w:r>
        <w:rPr>
          <w:rFonts w:hint="eastAsia"/>
        </w:rPr>
        <w:t>;</w:t>
      </w:r>
    </w:p>
    <w:p w:rsidR="00B94483" w:rsidRDefault="00496BC2">
      <w:pPr>
        <w:spacing w:line="240" w:lineRule="exact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java.util</w:t>
      </w:r>
      <w:proofErr w:type="gramEnd"/>
      <w:r>
        <w:rPr>
          <w:rFonts w:hint="eastAsia"/>
        </w:rPr>
        <w:t>.Map</w:t>
      </w:r>
      <w:proofErr w:type="spellEnd"/>
      <w:r>
        <w:rPr>
          <w:rFonts w:hint="eastAsia"/>
        </w:rPr>
        <w:t>;</w:t>
      </w:r>
    </w:p>
    <w:p w:rsidR="00B94483" w:rsidRDefault="00496BC2">
      <w:pPr>
        <w:spacing w:line="240" w:lineRule="exact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org.apache</w:t>
      </w:r>
      <w:proofErr w:type="gramEnd"/>
      <w:r>
        <w:rPr>
          <w:rFonts w:hint="eastAsia"/>
        </w:rPr>
        <w:t>.commons.codec.binary.Hex</w:t>
      </w:r>
      <w:proofErr w:type="spellEnd"/>
      <w:r>
        <w:rPr>
          <w:rFonts w:hint="eastAsia"/>
        </w:rPr>
        <w:t>;</w:t>
      </w:r>
    </w:p>
    <w:p w:rsidR="00B94483" w:rsidRDefault="00496BC2">
      <w:pPr>
        <w:spacing w:line="240" w:lineRule="exact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org.apache</w:t>
      </w:r>
      <w:proofErr w:type="gramEnd"/>
      <w:r>
        <w:rPr>
          <w:rFonts w:hint="eastAsia"/>
        </w:rPr>
        <w:t>.commons.codec.digest.DigestUtils</w:t>
      </w:r>
      <w:proofErr w:type="spellEnd"/>
      <w:r>
        <w:rPr>
          <w:rFonts w:hint="eastAsia"/>
        </w:rPr>
        <w:t>;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jodd.http</w:t>
      </w:r>
      <w:proofErr w:type="gramEnd"/>
      <w:r>
        <w:rPr>
          <w:rFonts w:hint="eastAsia"/>
        </w:rPr>
        <w:t>.HttpRequest</w:t>
      </w:r>
      <w:proofErr w:type="spellEnd"/>
      <w:r>
        <w:rPr>
          <w:rFonts w:hint="eastAsia"/>
        </w:rPr>
        <w:t>;</w:t>
      </w:r>
    </w:p>
    <w:p w:rsidR="00B94483" w:rsidRDefault="00496BC2">
      <w:pPr>
        <w:spacing w:line="240" w:lineRule="exact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jodd.http</w:t>
      </w:r>
      <w:proofErr w:type="gramEnd"/>
      <w:r>
        <w:rPr>
          <w:rFonts w:hint="eastAsia"/>
        </w:rPr>
        <w:t>.HttpResponse</w:t>
      </w:r>
      <w:proofErr w:type="spellEnd"/>
      <w:r>
        <w:rPr>
          <w:rFonts w:hint="eastAsia"/>
        </w:rPr>
        <w:t>;</w:t>
      </w:r>
    </w:p>
    <w:p w:rsidR="00B94483" w:rsidRDefault="00496BC2">
      <w:pPr>
        <w:spacing w:line="240" w:lineRule="exact"/>
      </w:pPr>
      <w:r>
        <w:rPr>
          <w:rFonts w:hint="eastAsia"/>
        </w:rPr>
        <w:t>public class Demo {</w:t>
      </w:r>
    </w:p>
    <w:p w:rsidR="00B94483" w:rsidRDefault="00496BC2">
      <w:pPr>
        <w:spacing w:line="240" w:lineRule="exact"/>
      </w:pPr>
      <w:r>
        <w:rPr>
          <w:rFonts w:hint="eastAsia"/>
        </w:rPr>
        <w:tab/>
        <w:t xml:space="preserve">public static void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 xml:space="preserve">String[] </w:t>
      </w:r>
      <w:proofErr w:type="spellStart"/>
      <w:r>
        <w:rPr>
          <w:rFonts w:hint="eastAsia"/>
        </w:rPr>
        <w:t>args</w:t>
      </w:r>
      <w:proofErr w:type="spellEnd"/>
      <w:r>
        <w:rPr>
          <w:rFonts w:hint="eastAsia"/>
        </w:rPr>
        <w:t>) {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testLogin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:rsidR="00B94483" w:rsidRDefault="00496BC2">
      <w:pPr>
        <w:spacing w:line="240" w:lineRule="exact"/>
      </w:pPr>
      <w:r>
        <w:rPr>
          <w:rFonts w:hint="eastAsia"/>
        </w:rPr>
        <w:tab/>
        <w:t>}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rPr>
          <w:rFonts w:hint="eastAsia"/>
        </w:rPr>
        <w:tab/>
        <w:t xml:space="preserve">public static String </w:t>
      </w:r>
      <w:proofErr w:type="spellStart"/>
      <w:proofErr w:type="gramStart"/>
      <w:r>
        <w:rPr>
          <w:rFonts w:hint="eastAsia"/>
        </w:rPr>
        <w:t>testLogin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  <w:t xml:space="preserve">Map&lt;String, Object&gt; </w:t>
      </w:r>
      <w:proofErr w:type="spellStart"/>
      <w:r>
        <w:rPr>
          <w:rFonts w:hint="eastAsia"/>
        </w:rPr>
        <w:t>paramMap</w:t>
      </w:r>
      <w:proofErr w:type="spellEnd"/>
      <w:r>
        <w:rPr>
          <w:rFonts w:hint="eastAsia"/>
        </w:rPr>
        <w:t xml:space="preserve"> = new HashMap&lt;String, Object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  <w:t>String token = "";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paramMap.put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</w:t>
      </w:r>
      <w:proofErr w:type="spellStart"/>
      <w:r>
        <w:rPr>
          <w:rFonts w:hint="eastAsia"/>
        </w:rPr>
        <w:t>phonenumber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xxxxxxxxxx</w:t>
      </w:r>
      <w:proofErr w:type="spellEnd"/>
      <w:r>
        <w:rPr>
          <w:rFonts w:hint="eastAsia"/>
        </w:rPr>
        <w:t>");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paramMap.put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"password", "</w:t>
      </w:r>
      <w:proofErr w:type="spellStart"/>
      <w:r>
        <w:rPr>
          <w:rFonts w:hint="eastAsia"/>
        </w:rPr>
        <w:t>xxxxxxx</w:t>
      </w:r>
      <w:proofErr w:type="spellEnd"/>
      <w:r>
        <w:rPr>
          <w:rFonts w:hint="eastAsia"/>
        </w:rPr>
        <w:t>");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  <w:t xml:space="preserve">String sign = </w:t>
      </w:r>
      <w:proofErr w:type="spellStart"/>
      <w:r>
        <w:rPr>
          <w:rFonts w:hint="eastAsia"/>
        </w:rPr>
        <w:t>createSign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paramMap</w:t>
      </w:r>
      <w:proofErr w:type="spellEnd"/>
      <w:r>
        <w:rPr>
          <w:rFonts w:hint="eastAsia"/>
        </w:rPr>
        <w:t>);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paramMap.put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"sign", sign);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HttpResponse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responseData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HttpRequest</w:t>
      </w:r>
      <w:proofErr w:type="spellEnd"/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.post</w:t>
      </w:r>
      <w:proofErr w:type="gramEnd"/>
      <w:r>
        <w:rPr>
          <w:rFonts w:hint="eastAsia"/>
        </w:rPr>
        <w:t>("https://bpm.</w:t>
      </w:r>
      <w:r w:rsidR="00707DC4">
        <w:rPr>
          <w:rFonts w:hint="eastAsia"/>
        </w:rPr>
        <w:t>mioesim.com</w:t>
      </w:r>
      <w:r>
        <w:rPr>
          <w:rFonts w:hint="eastAsia"/>
        </w:rPr>
        <w:t>/api_order/login").form(paramMap).send();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  <w:t xml:space="preserve">String </w:t>
      </w:r>
      <w:proofErr w:type="spellStart"/>
      <w:r>
        <w:rPr>
          <w:rFonts w:hint="eastAsia"/>
        </w:rPr>
        <w:t>postData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responseData.bodyText</w:t>
      </w:r>
      <w:proofErr w:type="spellEnd"/>
      <w:r>
        <w:rPr>
          <w:rFonts w:hint="eastAsia"/>
        </w:rPr>
        <w:t>();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JSONObject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parseObject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JSONObject.fromObject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postData</w:t>
      </w:r>
      <w:proofErr w:type="spellEnd"/>
      <w:r>
        <w:rPr>
          <w:rFonts w:hint="eastAsia"/>
        </w:rPr>
        <w:t>);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  <w:t xml:space="preserve">String token = </w:t>
      </w:r>
      <w:proofErr w:type="spellStart"/>
      <w:r>
        <w:rPr>
          <w:rFonts w:hint="eastAsia"/>
        </w:rPr>
        <w:t>JSONObject.fromObject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parseObject.get</w:t>
      </w:r>
      <w:proofErr w:type="spellEnd"/>
      <w:r>
        <w:rPr>
          <w:rFonts w:hint="eastAsia"/>
        </w:rPr>
        <w:t>("data"))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.get</w:t>
      </w:r>
      <w:proofErr w:type="gramEnd"/>
      <w:r>
        <w:rPr>
          <w:rFonts w:hint="eastAsia"/>
        </w:rPr>
        <w:t>("token").</w:t>
      </w:r>
      <w:proofErr w:type="spellStart"/>
      <w:r>
        <w:rPr>
          <w:rFonts w:hint="eastAsia"/>
        </w:rPr>
        <w:t>toString</w:t>
      </w:r>
      <w:proofErr w:type="spellEnd"/>
      <w:r>
        <w:rPr>
          <w:rFonts w:hint="eastAsia"/>
        </w:rPr>
        <w:t>();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  <w:t>return token;</w:t>
      </w:r>
    </w:p>
    <w:p w:rsidR="00B94483" w:rsidRDefault="00496BC2">
      <w:pPr>
        <w:spacing w:line="240" w:lineRule="exact"/>
      </w:pPr>
      <w:r>
        <w:rPr>
          <w:rFonts w:hint="eastAsia"/>
        </w:rPr>
        <w:tab/>
        <w:t>}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</w:p>
    <w:p w:rsidR="00B94483" w:rsidRDefault="00496BC2">
      <w:pPr>
        <w:spacing w:line="240" w:lineRule="exact"/>
      </w:pPr>
      <w:r>
        <w:rPr>
          <w:rFonts w:hint="eastAsia"/>
        </w:rPr>
        <w:tab/>
        <w:t xml:space="preserve">public static String </w:t>
      </w:r>
      <w:proofErr w:type="spellStart"/>
      <w:proofErr w:type="gramStart"/>
      <w:r>
        <w:rPr>
          <w:rFonts w:hint="eastAsia"/>
        </w:rPr>
        <w:t>createSign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Map&lt;String, Object&gt; map) {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  <w:t xml:space="preserve">final String </w:t>
      </w:r>
      <w:proofErr w:type="spellStart"/>
      <w:r>
        <w:rPr>
          <w:rFonts w:hint="eastAsia"/>
        </w:rPr>
        <w:t>sign_key</w:t>
      </w:r>
      <w:proofErr w:type="spellEnd"/>
      <w:r>
        <w:rPr>
          <w:rFonts w:hint="eastAsia"/>
        </w:rPr>
        <w:t xml:space="preserve"> = "1234567890qwertyuiopasdfghjklzxc";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StringBuffer</w:t>
      </w:r>
      <w:proofErr w:type="spellEnd"/>
      <w:r>
        <w:rPr>
          <w:rFonts w:hint="eastAsia"/>
        </w:rPr>
        <w:t xml:space="preserve"> buffer = new </w:t>
      </w:r>
      <w:proofErr w:type="spellStart"/>
      <w:proofErr w:type="gramStart"/>
      <w:r>
        <w:rPr>
          <w:rFonts w:hint="eastAsia"/>
        </w:rPr>
        <w:t>StringBuffer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  <w:t xml:space="preserve">List&lt;String&gt; </w:t>
      </w:r>
      <w:proofErr w:type="spellStart"/>
      <w:r>
        <w:rPr>
          <w:rFonts w:hint="eastAsia"/>
        </w:rPr>
        <w:t>arrayList</w:t>
      </w:r>
      <w:proofErr w:type="spellEnd"/>
      <w:r>
        <w:rPr>
          <w:rFonts w:hint="eastAsia"/>
        </w:rPr>
        <w:t xml:space="preserve"> = new </w:t>
      </w:r>
      <w:proofErr w:type="spellStart"/>
      <w:r>
        <w:rPr>
          <w:rFonts w:hint="eastAsia"/>
        </w:rPr>
        <w:t>ArrayList</w:t>
      </w:r>
      <w:proofErr w:type="spellEnd"/>
      <w:r>
        <w:rPr>
          <w:rFonts w:hint="eastAsia"/>
        </w:rPr>
        <w:t>&lt;String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map.remove</w:t>
      </w:r>
      <w:proofErr w:type="spellEnd"/>
      <w:proofErr w:type="gramEnd"/>
      <w:r>
        <w:rPr>
          <w:rFonts w:hint="eastAsia"/>
        </w:rPr>
        <w:t>("sign");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  <w:t xml:space="preserve">for (String </w:t>
      </w:r>
      <w:proofErr w:type="gramStart"/>
      <w:r>
        <w:rPr>
          <w:rFonts w:hint="eastAsia"/>
        </w:rPr>
        <w:t>item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map.keySet</w:t>
      </w:r>
      <w:proofErr w:type="spellEnd"/>
      <w:r>
        <w:rPr>
          <w:rFonts w:hint="eastAsia"/>
        </w:rPr>
        <w:t>()) {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arrayList.add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item + "=" + </w:t>
      </w:r>
      <w:proofErr w:type="spellStart"/>
      <w:r>
        <w:rPr>
          <w:rFonts w:hint="eastAsia"/>
        </w:rPr>
        <w:t>map.get</w:t>
      </w:r>
      <w:proofErr w:type="spellEnd"/>
      <w:r>
        <w:rPr>
          <w:rFonts w:hint="eastAsia"/>
        </w:rPr>
        <w:t>(item));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Collections.sort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arrayList</w:t>
      </w:r>
      <w:proofErr w:type="spellEnd"/>
      <w:r>
        <w:rPr>
          <w:rFonts w:hint="eastAsia"/>
        </w:rPr>
        <w:t>);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  <w:t xml:space="preserve">for (String </w:t>
      </w:r>
      <w:proofErr w:type="spellStart"/>
      <w:proofErr w:type="gramStart"/>
      <w:r>
        <w:rPr>
          <w:rFonts w:hint="eastAsia"/>
        </w:rPr>
        <w:t>string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arrayList</w:t>
      </w:r>
      <w:proofErr w:type="spellEnd"/>
      <w:r>
        <w:rPr>
          <w:rFonts w:hint="eastAsia"/>
        </w:rPr>
        <w:t>) {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buffer.append</w:t>
      </w:r>
      <w:proofErr w:type="spellEnd"/>
      <w:proofErr w:type="gramEnd"/>
      <w:r>
        <w:rPr>
          <w:rFonts w:hint="eastAsia"/>
        </w:rPr>
        <w:t>(string);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  <w:t xml:space="preserve">String content = buffer + </w:t>
      </w:r>
      <w:proofErr w:type="spellStart"/>
      <w:r>
        <w:rPr>
          <w:rFonts w:hint="eastAsia"/>
        </w:rPr>
        <w:t>sign_key</w:t>
      </w:r>
      <w:proofErr w:type="spellEnd"/>
      <w:r>
        <w:rPr>
          <w:rFonts w:hint="eastAsia"/>
        </w:rPr>
        <w:t>;</w:t>
      </w:r>
    </w:p>
    <w:p w:rsidR="00B94483" w:rsidRDefault="00496BC2">
      <w:pPr>
        <w:spacing w:line="240" w:lineRule="exact"/>
      </w:pPr>
      <w:r>
        <w:rPr>
          <w:rFonts w:hint="eastAsia"/>
        </w:rPr>
        <w:lastRenderedPageBreak/>
        <w:tab/>
      </w:r>
      <w:r>
        <w:rPr>
          <w:rFonts w:hint="eastAsia"/>
        </w:rPr>
        <w:tab/>
        <w:t>String result = "";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 xml:space="preserve">] data = </w:t>
      </w:r>
      <w:proofErr w:type="spellStart"/>
      <w:r>
        <w:rPr>
          <w:rFonts w:hint="eastAsia"/>
        </w:rPr>
        <w:t>content.getBytes</w:t>
      </w:r>
      <w:proofErr w:type="spellEnd"/>
      <w:r>
        <w:rPr>
          <w:rFonts w:hint="eastAsia"/>
        </w:rPr>
        <w:t>("UTF-8");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  <w:t xml:space="preserve">result = </w:t>
      </w:r>
      <w:proofErr w:type="spellStart"/>
      <w:r>
        <w:rPr>
          <w:rFonts w:hint="eastAsia"/>
        </w:rPr>
        <w:t>Hex.encodeHexString</w:t>
      </w:r>
      <w:proofErr w:type="spellEnd"/>
      <w:r>
        <w:rPr>
          <w:rFonts w:hint="eastAsia"/>
        </w:rPr>
        <w:t>(DigestUtils.md5(data));</w:t>
      </w:r>
    </w:p>
    <w:p w:rsidR="00B94483" w:rsidRDefault="00496BC2">
      <w:pPr>
        <w:spacing w:line="240" w:lineRule="exact"/>
      </w:pPr>
      <w:r>
        <w:rPr>
          <w:rFonts w:hint="eastAsia"/>
        </w:rPr>
        <w:tab/>
      </w:r>
      <w:r>
        <w:rPr>
          <w:rFonts w:hint="eastAsia"/>
        </w:rPr>
        <w:tab/>
        <w:t>return result;</w:t>
      </w:r>
    </w:p>
    <w:p w:rsidR="00B94483" w:rsidRDefault="00496BC2">
      <w:pPr>
        <w:spacing w:line="240" w:lineRule="exact"/>
      </w:pPr>
      <w:r>
        <w:rPr>
          <w:rFonts w:hint="eastAsia"/>
        </w:rPr>
        <w:tab/>
        <w:t>}</w:t>
      </w:r>
      <w:r>
        <w:rPr>
          <w:rFonts w:hint="eastAsia"/>
        </w:rPr>
        <w:tab/>
      </w:r>
    </w:p>
    <w:p w:rsidR="00B94483" w:rsidRDefault="00496BC2">
      <w:pPr>
        <w:spacing w:line="240" w:lineRule="exact"/>
      </w:pPr>
      <w:r>
        <w:rPr>
          <w:rFonts w:hint="eastAsia"/>
        </w:rPr>
        <w:t>}</w:t>
      </w:r>
    </w:p>
    <w:p w:rsidR="00B94483" w:rsidRDefault="00B94483">
      <w:pPr>
        <w:spacing w:line="240" w:lineRule="exact"/>
      </w:pPr>
    </w:p>
    <w:p w:rsidR="00B94483" w:rsidRDefault="00496BC2">
      <w:pPr>
        <w:pStyle w:val="Textoindependienteprimerasangra"/>
        <w:numPr>
          <w:ilvl w:val="0"/>
          <w:numId w:val="2"/>
        </w:numPr>
        <w:ind w:firstLineChars="0" w:firstLine="0"/>
      </w:pPr>
      <w:r>
        <w:rPr>
          <w:rFonts w:hint="eastAsia"/>
        </w:rPr>
        <w:t>Sign Signature Algorithm：In addition to the sign parameter, each interface is spliced into the signature algorithm.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 xml:space="preserve">import </w:t>
      </w:r>
      <w:proofErr w:type="gramStart"/>
      <w:r>
        <w:rPr>
          <w:rFonts w:hint="eastAsia"/>
        </w:rPr>
        <w:t>org.apache</w:t>
      </w:r>
      <w:proofErr w:type="gramEnd"/>
      <w:r>
        <w:rPr>
          <w:rFonts w:hint="eastAsia"/>
        </w:rPr>
        <w:t>.shiro.crypto.hash.Md5Hash;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  <w:t xml:space="preserve">public static String </w:t>
      </w:r>
      <w:proofErr w:type="spellStart"/>
      <w:proofErr w:type="gramStart"/>
      <w:r>
        <w:rPr>
          <w:rFonts w:hint="eastAsia"/>
        </w:rPr>
        <w:t>createSign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Map&lt;</w:t>
      </w:r>
      <w:proofErr w:type="spellStart"/>
      <w:r>
        <w:rPr>
          <w:rFonts w:hint="eastAsia"/>
        </w:rPr>
        <w:t>String,String</w:t>
      </w:r>
      <w:proofErr w:type="spellEnd"/>
      <w:r>
        <w:rPr>
          <w:rFonts w:hint="eastAsia"/>
        </w:rPr>
        <w:t>&gt; map){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  <w:t xml:space="preserve">final String </w:t>
      </w:r>
      <w:proofErr w:type="spellStart"/>
      <w:r>
        <w:rPr>
          <w:rFonts w:hint="eastAsia"/>
        </w:rPr>
        <w:t>sign_key</w:t>
      </w:r>
      <w:proofErr w:type="spellEnd"/>
      <w:r>
        <w:rPr>
          <w:rFonts w:hint="eastAsia"/>
        </w:rPr>
        <w:t xml:space="preserve"> = "1234567890qwertyuiopasdfghjklzxc";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map.get</w:t>
      </w:r>
      <w:proofErr w:type="spellEnd"/>
      <w:r>
        <w:rPr>
          <w:rFonts w:hint="eastAsia"/>
        </w:rPr>
        <w:t>("sign") == null)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return null;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StringBuffer</w:t>
      </w:r>
      <w:proofErr w:type="spellEnd"/>
      <w:r>
        <w:rPr>
          <w:rFonts w:hint="eastAsia"/>
        </w:rPr>
        <w:t xml:space="preserve"> buffer=new </w:t>
      </w:r>
      <w:proofErr w:type="spellStart"/>
      <w:proofErr w:type="gramStart"/>
      <w:r>
        <w:rPr>
          <w:rFonts w:hint="eastAsia"/>
        </w:rPr>
        <w:t>StringBuffer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  <w:t xml:space="preserve">List&lt;String&gt; </w:t>
      </w:r>
      <w:proofErr w:type="spellStart"/>
      <w:r>
        <w:rPr>
          <w:rFonts w:hint="eastAsia"/>
        </w:rPr>
        <w:t>arrayList</w:t>
      </w:r>
      <w:proofErr w:type="spellEnd"/>
      <w:r>
        <w:rPr>
          <w:rFonts w:hint="eastAsia"/>
        </w:rPr>
        <w:t xml:space="preserve">=new </w:t>
      </w:r>
      <w:proofErr w:type="spellStart"/>
      <w:r>
        <w:rPr>
          <w:rFonts w:hint="eastAsia"/>
        </w:rPr>
        <w:t>ArrayList</w:t>
      </w:r>
      <w:proofErr w:type="spellEnd"/>
      <w:r>
        <w:rPr>
          <w:rFonts w:hint="eastAsia"/>
        </w:rPr>
        <w:t>&lt;String</w:t>
      </w:r>
      <w:proofErr w:type="gramStart"/>
      <w:r>
        <w:rPr>
          <w:rFonts w:hint="eastAsia"/>
        </w:rPr>
        <w:t>&gt;(</w:t>
      </w:r>
      <w:proofErr w:type="gramEnd"/>
      <w:r>
        <w:rPr>
          <w:rFonts w:hint="eastAsia"/>
        </w:rPr>
        <w:t>);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map.remove</w:t>
      </w:r>
      <w:proofErr w:type="spellEnd"/>
      <w:proofErr w:type="gramEnd"/>
      <w:r>
        <w:rPr>
          <w:rFonts w:hint="eastAsia"/>
        </w:rPr>
        <w:t>("sign");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 xml:space="preserve">        for (String </w:t>
      </w:r>
      <w:proofErr w:type="gramStart"/>
      <w:r>
        <w:rPr>
          <w:rFonts w:hint="eastAsia"/>
        </w:rPr>
        <w:t>item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map.keySet</w:t>
      </w:r>
      <w:proofErr w:type="spellEnd"/>
      <w:r>
        <w:rPr>
          <w:rFonts w:hint="eastAsia"/>
        </w:rPr>
        <w:t>()) {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 xml:space="preserve">        </w:t>
      </w:r>
      <w:r>
        <w:rPr>
          <w:rFonts w:hint="eastAsia"/>
        </w:rPr>
        <w:tab/>
      </w:r>
      <w:proofErr w:type="spellStart"/>
      <w:r>
        <w:rPr>
          <w:rFonts w:hint="eastAsia"/>
        </w:rPr>
        <w:t>arrayList.add</w:t>
      </w:r>
      <w:proofErr w:type="spellEnd"/>
      <w:r>
        <w:rPr>
          <w:rFonts w:hint="eastAsia"/>
        </w:rPr>
        <w:t>(item+"="+</w:t>
      </w:r>
      <w:proofErr w:type="spellStart"/>
      <w:r>
        <w:rPr>
          <w:rFonts w:hint="eastAsia"/>
        </w:rPr>
        <w:t>map.get</w:t>
      </w:r>
      <w:proofErr w:type="spellEnd"/>
      <w:r>
        <w:rPr>
          <w:rFonts w:hint="eastAsia"/>
        </w:rPr>
        <w:t>(item));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 xml:space="preserve">        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Collections.sort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arrayList</w:t>
      </w:r>
      <w:proofErr w:type="spellEnd"/>
      <w:r>
        <w:rPr>
          <w:rFonts w:hint="eastAsia"/>
        </w:rPr>
        <w:t>);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 xml:space="preserve">        for (String </w:t>
      </w:r>
      <w:proofErr w:type="spellStart"/>
      <w:proofErr w:type="gramStart"/>
      <w:r>
        <w:rPr>
          <w:rFonts w:hint="eastAsia"/>
        </w:rPr>
        <w:t>string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arrayList</w:t>
      </w:r>
      <w:proofErr w:type="spellEnd"/>
      <w:r>
        <w:rPr>
          <w:rFonts w:hint="eastAsia"/>
        </w:rPr>
        <w:t>) {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buffer.append</w:t>
      </w:r>
      <w:proofErr w:type="spellEnd"/>
      <w:proofErr w:type="gramEnd"/>
      <w:r>
        <w:rPr>
          <w:rFonts w:hint="eastAsia"/>
        </w:rPr>
        <w:t>(string);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  <w:t>}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 xml:space="preserve">        String content = buffer + </w:t>
      </w:r>
      <w:proofErr w:type="spellStart"/>
      <w:r>
        <w:rPr>
          <w:rFonts w:hint="eastAsia"/>
        </w:rPr>
        <w:t>sign_key</w:t>
      </w:r>
      <w:proofErr w:type="spellEnd"/>
      <w:r>
        <w:rPr>
          <w:rFonts w:hint="eastAsia"/>
        </w:rPr>
        <w:t>;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 xml:space="preserve">        String result = "";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byte[</w:t>
      </w:r>
      <w:proofErr w:type="gramEnd"/>
      <w:r>
        <w:rPr>
          <w:rFonts w:hint="eastAsia"/>
        </w:rPr>
        <w:t xml:space="preserve">] data = </w:t>
      </w:r>
      <w:proofErr w:type="spellStart"/>
      <w:r>
        <w:rPr>
          <w:rFonts w:hint="eastAsia"/>
        </w:rPr>
        <w:t>content.getBytes</w:t>
      </w:r>
      <w:proofErr w:type="spellEnd"/>
      <w:r>
        <w:rPr>
          <w:rFonts w:hint="eastAsia"/>
        </w:rPr>
        <w:t>("UTF-8");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  <w:t xml:space="preserve">result = </w:t>
      </w:r>
      <w:proofErr w:type="spellStart"/>
      <w:r>
        <w:rPr>
          <w:rFonts w:hint="eastAsia"/>
        </w:rPr>
        <w:t>Hex.encodeHexString</w:t>
      </w:r>
      <w:proofErr w:type="spellEnd"/>
      <w:r>
        <w:rPr>
          <w:rFonts w:hint="eastAsia"/>
        </w:rPr>
        <w:t>(DigestUtils.md5(data));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ab/>
      </w:r>
      <w:r>
        <w:rPr>
          <w:rFonts w:hint="eastAsia"/>
        </w:rPr>
        <w:tab/>
        <w:t>return result;</w:t>
      </w:r>
    </w:p>
    <w:p w:rsidR="00B94483" w:rsidRDefault="00496BC2">
      <w:pPr>
        <w:pStyle w:val="Textoindependienteprimerasangra"/>
        <w:spacing w:line="240" w:lineRule="exact"/>
        <w:ind w:firstLineChars="0" w:firstLine="0"/>
      </w:pPr>
      <w:r>
        <w:rPr>
          <w:rFonts w:hint="eastAsia"/>
        </w:rPr>
        <w:t>}</w:t>
      </w:r>
    </w:p>
    <w:p w:rsidR="00B94483" w:rsidRDefault="00496BC2">
      <w:pPr>
        <w:pStyle w:val="Ttulo2"/>
        <w:pageBreakBefore/>
        <w:spacing w:line="416" w:lineRule="auto"/>
        <w:ind w:left="578" w:hanging="578"/>
      </w:pPr>
      <w:bookmarkStart w:id="210" w:name="_Toc18641"/>
      <w:bookmarkStart w:id="211" w:name="_Toc18901"/>
      <w:r>
        <w:rPr>
          <w:rFonts w:hint="eastAsia"/>
        </w:rPr>
        <w:lastRenderedPageBreak/>
        <w:t>PHP Login Demo</w:t>
      </w:r>
      <w:bookmarkEnd w:id="210"/>
      <w:bookmarkEnd w:id="211"/>
    </w:p>
    <w:p w:rsidR="00B94483" w:rsidRDefault="00496BC2">
      <w:pPr>
        <w:spacing w:line="240" w:lineRule="exact"/>
      </w:pPr>
      <w:r>
        <w:t>&lt;?</w:t>
      </w:r>
      <w:proofErr w:type="spellStart"/>
      <w:r>
        <w:t>php</w:t>
      </w:r>
      <w:proofErr w:type="spellEnd"/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>$params = [</w:t>
      </w:r>
    </w:p>
    <w:p w:rsidR="00B94483" w:rsidRDefault="00496BC2">
      <w:pPr>
        <w:spacing w:line="240" w:lineRule="exact"/>
      </w:pPr>
      <w:r>
        <w:t xml:space="preserve">    "token" =&gt; "</w:t>
      </w:r>
      <w:proofErr w:type="spellStart"/>
      <w:r>
        <w:t>xxxx</w:t>
      </w:r>
      <w:proofErr w:type="spellEnd"/>
      <w:r>
        <w:t>",</w:t>
      </w:r>
    </w:p>
    <w:p w:rsidR="00B94483" w:rsidRDefault="00496BC2">
      <w:pPr>
        <w:spacing w:line="240" w:lineRule="exact"/>
      </w:pPr>
      <w:r>
        <w:t xml:space="preserve">    "</w:t>
      </w:r>
      <w:proofErr w:type="spellStart"/>
      <w:r>
        <w:t>skuId</w:t>
      </w:r>
      <w:proofErr w:type="spellEnd"/>
      <w:r>
        <w:t>" =&gt; "</w:t>
      </w:r>
      <w:proofErr w:type="spellStart"/>
      <w:r>
        <w:t>xxxx</w:t>
      </w:r>
      <w:proofErr w:type="spellEnd"/>
      <w:r>
        <w:t>",</w:t>
      </w:r>
    </w:p>
    <w:p w:rsidR="00B94483" w:rsidRDefault="00496BC2">
      <w:pPr>
        <w:spacing w:line="240" w:lineRule="exact"/>
      </w:pPr>
      <w:r>
        <w:t xml:space="preserve">    "</w:t>
      </w:r>
      <w:proofErr w:type="spellStart"/>
      <w:r>
        <w:t>priceid</w:t>
      </w:r>
      <w:proofErr w:type="spellEnd"/>
      <w:r>
        <w:t>" =&gt; "</w:t>
      </w:r>
      <w:proofErr w:type="spellStart"/>
      <w:r>
        <w:t>xxxx</w:t>
      </w:r>
      <w:proofErr w:type="spellEnd"/>
      <w:r>
        <w:t>",</w:t>
      </w:r>
    </w:p>
    <w:p w:rsidR="00B94483" w:rsidRDefault="00496BC2">
      <w:pPr>
        <w:spacing w:line="240" w:lineRule="exact"/>
      </w:pPr>
      <w:r>
        <w:t xml:space="preserve">    "count" =&gt; "</w:t>
      </w:r>
      <w:proofErr w:type="spellStart"/>
      <w:r>
        <w:t>xxxx</w:t>
      </w:r>
      <w:proofErr w:type="spellEnd"/>
      <w:r>
        <w:t>",</w:t>
      </w:r>
    </w:p>
    <w:p w:rsidR="00B94483" w:rsidRDefault="00496BC2">
      <w:pPr>
        <w:spacing w:line="240" w:lineRule="exact"/>
      </w:pPr>
      <w:r>
        <w:t xml:space="preserve">    "</w:t>
      </w:r>
      <w:proofErr w:type="spellStart"/>
      <w:r>
        <w:t>daypass</w:t>
      </w:r>
      <w:proofErr w:type="spellEnd"/>
      <w:r>
        <w:t>" =&gt; "</w:t>
      </w:r>
      <w:proofErr w:type="spellStart"/>
      <w:r>
        <w:t>xxxx</w:t>
      </w:r>
      <w:proofErr w:type="spellEnd"/>
      <w:r>
        <w:t>",</w:t>
      </w:r>
    </w:p>
    <w:p w:rsidR="00B94483" w:rsidRDefault="00496BC2">
      <w:pPr>
        <w:spacing w:line="240" w:lineRule="exact"/>
      </w:pPr>
      <w:r>
        <w:t>];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 xml:space="preserve">echo "sign result：" . </w:t>
      </w:r>
      <w:proofErr w:type="spellStart"/>
      <w:r>
        <w:t>bpm_sign</w:t>
      </w:r>
      <w:proofErr w:type="spellEnd"/>
      <w:r>
        <w:t>($params);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 xml:space="preserve">function </w:t>
      </w:r>
      <w:proofErr w:type="spellStart"/>
      <w:r>
        <w:t>bpm_sign</w:t>
      </w:r>
      <w:proofErr w:type="spellEnd"/>
      <w:r>
        <w:t xml:space="preserve"> ($</w:t>
      </w:r>
      <w:proofErr w:type="spellStart"/>
      <w:r>
        <w:t>data_ary</w:t>
      </w:r>
      <w:proofErr w:type="spellEnd"/>
      <w:r>
        <w:t xml:space="preserve">) { </w:t>
      </w:r>
    </w:p>
    <w:p w:rsidR="00B94483" w:rsidRDefault="00496BC2">
      <w:pPr>
        <w:spacing w:line="240" w:lineRule="exact"/>
      </w:pPr>
      <w:r>
        <w:tab/>
        <w:t>$Result = '';</w:t>
      </w:r>
    </w:p>
    <w:p w:rsidR="00B94483" w:rsidRDefault="00496BC2">
      <w:pPr>
        <w:spacing w:line="240" w:lineRule="exact"/>
      </w:pPr>
      <w:r>
        <w:tab/>
        <w:t>if (</w:t>
      </w:r>
      <w:proofErr w:type="spellStart"/>
      <w:r>
        <w:t>is_array</w:t>
      </w:r>
      <w:proofErr w:type="spellEnd"/>
      <w:r>
        <w:t xml:space="preserve"> ($</w:t>
      </w:r>
      <w:proofErr w:type="spellStart"/>
      <w:r>
        <w:t>data_ary</w:t>
      </w:r>
      <w:proofErr w:type="spellEnd"/>
      <w:r>
        <w:t xml:space="preserve">)) { </w:t>
      </w:r>
    </w:p>
    <w:p w:rsidR="00B94483" w:rsidRDefault="00496BC2">
      <w:pPr>
        <w:spacing w:line="240" w:lineRule="exact"/>
      </w:pPr>
      <w:r>
        <w:tab/>
      </w:r>
      <w:r>
        <w:tab/>
        <w:t>$</w:t>
      </w:r>
      <w:proofErr w:type="spellStart"/>
      <w:r>
        <w:t>Sign_key</w:t>
      </w:r>
      <w:proofErr w:type="spellEnd"/>
      <w:r>
        <w:t xml:space="preserve"> = "1234567890qwertyuiopasdfghjklzxc";</w:t>
      </w:r>
    </w:p>
    <w:p w:rsidR="00B94483" w:rsidRDefault="00496BC2">
      <w:pPr>
        <w:spacing w:line="240" w:lineRule="exact"/>
      </w:pPr>
      <w:r>
        <w:tab/>
      </w:r>
      <w:r>
        <w:tab/>
        <w:t>$Buffer = '';</w:t>
      </w:r>
    </w:p>
    <w:p w:rsidR="00B94483" w:rsidRDefault="00496BC2">
      <w:pPr>
        <w:spacing w:line="240" w:lineRule="exact"/>
      </w:pPr>
      <w:r>
        <w:tab/>
      </w:r>
      <w:r>
        <w:tab/>
        <w:t>$</w:t>
      </w:r>
      <w:proofErr w:type="spellStart"/>
      <w:r>
        <w:t>ArrayList</w:t>
      </w:r>
      <w:proofErr w:type="spellEnd"/>
      <w:r>
        <w:t xml:space="preserve"> = [];</w:t>
      </w:r>
    </w:p>
    <w:p w:rsidR="00B94483" w:rsidRDefault="00496BC2">
      <w:pPr>
        <w:spacing w:line="240" w:lineRule="exact"/>
      </w:pPr>
      <w:r>
        <w:tab/>
      </w:r>
      <w:r>
        <w:tab/>
      </w:r>
      <w:proofErr w:type="gramStart"/>
      <w:r>
        <w:t>if(</w:t>
      </w:r>
      <w:proofErr w:type="spellStart"/>
      <w:proofErr w:type="gramEnd"/>
      <w:r>
        <w:t>isset</w:t>
      </w:r>
      <w:proofErr w:type="spellEnd"/>
      <w:r>
        <w:t xml:space="preserve"> ($</w:t>
      </w:r>
      <w:proofErr w:type="spellStart"/>
      <w:r>
        <w:t>data_ary</w:t>
      </w:r>
      <w:proofErr w:type="spellEnd"/>
      <w:r>
        <w:t>['sign'])) {</w:t>
      </w:r>
    </w:p>
    <w:p w:rsidR="00B94483" w:rsidRDefault="00496BC2">
      <w:pPr>
        <w:spacing w:line="240" w:lineRule="exact"/>
      </w:pPr>
      <w:r>
        <w:tab/>
      </w:r>
      <w:r>
        <w:tab/>
      </w:r>
      <w:r>
        <w:tab/>
        <w:t>unset ($</w:t>
      </w:r>
      <w:proofErr w:type="spellStart"/>
      <w:r>
        <w:t>data_ary</w:t>
      </w:r>
      <w:proofErr w:type="spellEnd"/>
      <w:r>
        <w:t>['sign']);</w:t>
      </w:r>
    </w:p>
    <w:p w:rsidR="00B94483" w:rsidRDefault="00496BC2">
      <w:pPr>
        <w:spacing w:line="240" w:lineRule="exact"/>
      </w:pPr>
      <w:r>
        <w:tab/>
      </w:r>
      <w:r>
        <w:tab/>
        <w:t>}</w:t>
      </w:r>
    </w:p>
    <w:p w:rsidR="00B94483" w:rsidRDefault="00496BC2">
      <w:pPr>
        <w:spacing w:line="240" w:lineRule="exact"/>
      </w:pPr>
      <w:r>
        <w:tab/>
      </w:r>
      <w:r>
        <w:tab/>
        <w:t>foreach ($</w:t>
      </w:r>
      <w:proofErr w:type="spellStart"/>
      <w:r>
        <w:t>data_ary</w:t>
      </w:r>
      <w:proofErr w:type="spellEnd"/>
      <w:r>
        <w:t xml:space="preserve"> as $k =&gt; $v) {</w:t>
      </w:r>
    </w:p>
    <w:p w:rsidR="00B94483" w:rsidRDefault="00496BC2">
      <w:pPr>
        <w:spacing w:line="240" w:lineRule="exact"/>
      </w:pPr>
      <w:r>
        <w:tab/>
      </w:r>
      <w:r>
        <w:tab/>
      </w:r>
      <w:r>
        <w:tab/>
        <w:t>$</w:t>
      </w:r>
      <w:proofErr w:type="spellStart"/>
      <w:proofErr w:type="gramStart"/>
      <w:r>
        <w:t>ArrayList</w:t>
      </w:r>
      <w:proofErr w:type="spellEnd"/>
      <w:r>
        <w:t>[</w:t>
      </w:r>
      <w:proofErr w:type="gramEnd"/>
      <w:r>
        <w:t>] = $k."=".$v;</w:t>
      </w:r>
    </w:p>
    <w:p w:rsidR="00B94483" w:rsidRDefault="00496BC2">
      <w:pPr>
        <w:spacing w:line="240" w:lineRule="exact"/>
      </w:pPr>
      <w:r>
        <w:tab/>
      </w:r>
      <w:r>
        <w:tab/>
        <w:t>}</w:t>
      </w:r>
    </w:p>
    <w:p w:rsidR="00B94483" w:rsidRDefault="00496BC2">
      <w:pPr>
        <w:spacing w:line="240" w:lineRule="exact"/>
      </w:pPr>
      <w:r>
        <w:t xml:space="preserve">        sort($</w:t>
      </w:r>
      <w:proofErr w:type="spellStart"/>
      <w:r>
        <w:t>ArrayList</w:t>
      </w:r>
      <w:proofErr w:type="spellEnd"/>
      <w:r>
        <w:t>);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ab/>
      </w:r>
      <w:r>
        <w:tab/>
        <w:t>$Buffer = implode('</w:t>
      </w:r>
      <w:proofErr w:type="gramStart"/>
      <w:r>
        <w:t>',$</w:t>
      </w:r>
      <w:proofErr w:type="spellStart"/>
      <w:proofErr w:type="gramEnd"/>
      <w:r>
        <w:t>ArrayList</w:t>
      </w:r>
      <w:proofErr w:type="spellEnd"/>
      <w:r>
        <w:t>);</w:t>
      </w:r>
    </w:p>
    <w:p w:rsidR="00B94483" w:rsidRDefault="00496BC2">
      <w:pPr>
        <w:spacing w:line="240" w:lineRule="exact"/>
      </w:pPr>
      <w:r>
        <w:t xml:space="preserve">        echo "params：" . $</w:t>
      </w:r>
      <w:proofErr w:type="gramStart"/>
      <w:r>
        <w:t>Buffer .</w:t>
      </w:r>
      <w:proofErr w:type="gramEnd"/>
      <w:r>
        <w:t xml:space="preserve"> PHP_EOL;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 xml:space="preserve">        $</w:t>
      </w:r>
      <w:proofErr w:type="spellStart"/>
      <w:r>
        <w:t>encodeStr</w:t>
      </w:r>
      <w:proofErr w:type="spellEnd"/>
      <w:r>
        <w:t xml:space="preserve"> = </w:t>
      </w:r>
      <w:proofErr w:type="spellStart"/>
      <w:proofErr w:type="gramStart"/>
      <w:r>
        <w:t>customURLEncode</w:t>
      </w:r>
      <w:proofErr w:type="spellEnd"/>
      <w:r>
        <w:t>(</w:t>
      </w:r>
      <w:proofErr w:type="gramEnd"/>
      <w:r>
        <w:t>($Buffer . $</w:t>
      </w:r>
      <w:proofErr w:type="spellStart"/>
      <w:r>
        <w:t>Sign_key</w:t>
      </w:r>
      <w:proofErr w:type="spellEnd"/>
      <w:r>
        <w:t>));</w:t>
      </w:r>
    </w:p>
    <w:p w:rsidR="00B94483" w:rsidRPr="00707DC4" w:rsidRDefault="00496BC2">
      <w:pPr>
        <w:spacing w:line="240" w:lineRule="exact"/>
        <w:rPr>
          <w:lang w:val="es-AR"/>
        </w:rPr>
      </w:pPr>
      <w:r>
        <w:t xml:space="preserve">        </w:t>
      </w:r>
      <w:r w:rsidRPr="00707DC4">
        <w:rPr>
          <w:lang w:val="es-AR"/>
        </w:rPr>
        <w:t>echo "</w:t>
      </w:r>
      <w:proofErr w:type="spellStart"/>
      <w:r w:rsidRPr="00707DC4">
        <w:rPr>
          <w:lang w:val="es-AR"/>
        </w:rPr>
        <w:t>encodeStr</w:t>
      </w:r>
      <w:proofErr w:type="spellEnd"/>
      <w:r w:rsidRPr="00707DC4">
        <w:rPr>
          <w:lang w:val="es-AR"/>
        </w:rPr>
        <w:t>=" . $</w:t>
      </w:r>
      <w:proofErr w:type="spellStart"/>
      <w:r w:rsidRPr="00707DC4">
        <w:rPr>
          <w:lang w:val="es-AR"/>
        </w:rPr>
        <w:t>encodeStr</w:t>
      </w:r>
      <w:proofErr w:type="spellEnd"/>
      <w:r w:rsidRPr="00707DC4">
        <w:rPr>
          <w:lang w:val="es-AR"/>
        </w:rPr>
        <w:t xml:space="preserve"> . PHP_EOL;</w:t>
      </w:r>
    </w:p>
    <w:p w:rsidR="00B94483" w:rsidRPr="00707DC4" w:rsidRDefault="00496BC2">
      <w:pPr>
        <w:spacing w:line="240" w:lineRule="exact"/>
        <w:rPr>
          <w:lang w:val="es-AR"/>
        </w:rPr>
      </w:pPr>
      <w:r w:rsidRPr="00707DC4">
        <w:rPr>
          <w:lang w:val="es-AR"/>
        </w:rPr>
        <w:t xml:space="preserve">        </w:t>
      </w:r>
      <w:r w:rsidRPr="00707DC4">
        <w:rPr>
          <w:lang w:val="es-AR"/>
        </w:rPr>
        <w:tab/>
      </w:r>
    </w:p>
    <w:p w:rsidR="00B94483" w:rsidRDefault="00496BC2">
      <w:pPr>
        <w:spacing w:line="240" w:lineRule="exact"/>
      </w:pPr>
      <w:r w:rsidRPr="00707DC4">
        <w:rPr>
          <w:lang w:val="es-AR"/>
        </w:rPr>
        <w:t xml:space="preserve">        </w:t>
      </w:r>
      <w:r>
        <w:t xml:space="preserve">$Result = </w:t>
      </w:r>
      <w:proofErr w:type="spellStart"/>
      <w:proofErr w:type="gramStart"/>
      <w:r>
        <w:t>strtoupper</w:t>
      </w:r>
      <w:proofErr w:type="spellEnd"/>
      <w:r>
        <w:t>(</w:t>
      </w:r>
      <w:proofErr w:type="gramEnd"/>
      <w:r>
        <w:t>hash('md5', $</w:t>
      </w:r>
      <w:proofErr w:type="spellStart"/>
      <w:r>
        <w:t>encodeStr</w:t>
      </w:r>
      <w:proofErr w:type="spellEnd"/>
      <w:r>
        <w:t>));</w:t>
      </w:r>
    </w:p>
    <w:p w:rsidR="00B94483" w:rsidRDefault="00496BC2">
      <w:pPr>
        <w:spacing w:line="240" w:lineRule="exact"/>
      </w:pPr>
      <w:r>
        <w:t xml:space="preserve">        echo "</w:t>
      </w:r>
      <w:proofErr w:type="spellStart"/>
      <w:r>
        <w:t>mysign</w:t>
      </w:r>
      <w:proofErr w:type="spellEnd"/>
      <w:r>
        <w:t>=</w:t>
      </w:r>
      <w:proofErr w:type="gramStart"/>
      <w:r>
        <w:t>" .</w:t>
      </w:r>
      <w:proofErr w:type="gramEnd"/>
      <w:r>
        <w:t xml:space="preserve"> $</w:t>
      </w:r>
      <w:proofErr w:type="gramStart"/>
      <w:r>
        <w:t>Result .</w:t>
      </w:r>
      <w:proofErr w:type="gramEnd"/>
      <w:r>
        <w:t xml:space="preserve"> PHP_EOL;</w:t>
      </w:r>
    </w:p>
    <w:p w:rsidR="00B94483" w:rsidRDefault="00496BC2">
      <w:pPr>
        <w:spacing w:line="240" w:lineRule="exact"/>
      </w:pPr>
      <w:r>
        <w:tab/>
        <w:t>}</w:t>
      </w:r>
    </w:p>
    <w:p w:rsidR="00B94483" w:rsidRDefault="00496BC2">
      <w:pPr>
        <w:spacing w:line="240" w:lineRule="exact"/>
      </w:pPr>
      <w:r>
        <w:tab/>
        <w:t>return $Result;</w:t>
      </w:r>
    </w:p>
    <w:p w:rsidR="00B94483" w:rsidRDefault="00496BC2">
      <w:pPr>
        <w:spacing w:line="240" w:lineRule="exact"/>
      </w:pPr>
      <w:r>
        <w:t>}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 xml:space="preserve">function </w:t>
      </w:r>
      <w:proofErr w:type="spellStart"/>
      <w:r>
        <w:t>customURLEncode</w:t>
      </w:r>
      <w:proofErr w:type="spellEnd"/>
      <w:r>
        <w:t>($string) {</w:t>
      </w:r>
    </w:p>
    <w:p w:rsidR="00B94483" w:rsidRDefault="00496BC2">
      <w:pPr>
        <w:spacing w:line="240" w:lineRule="exact"/>
      </w:pPr>
      <w:r>
        <w:t xml:space="preserve">    return </w:t>
      </w:r>
      <w:proofErr w:type="spellStart"/>
      <w:r>
        <w:t>str_</w:t>
      </w:r>
      <w:proofErr w:type="gramStart"/>
      <w:r>
        <w:t>replace</w:t>
      </w:r>
      <w:proofErr w:type="spellEnd"/>
      <w:r>
        <w:t>(</w:t>
      </w:r>
      <w:proofErr w:type="gramEnd"/>
    </w:p>
    <w:p w:rsidR="00B94483" w:rsidRDefault="00496BC2">
      <w:pPr>
        <w:spacing w:line="240" w:lineRule="exact"/>
      </w:pPr>
      <w:r>
        <w:t xml:space="preserve">        ['+', '*', '%7E'], </w:t>
      </w:r>
    </w:p>
    <w:p w:rsidR="00B94483" w:rsidRDefault="00496BC2">
      <w:pPr>
        <w:spacing w:line="240" w:lineRule="exact"/>
      </w:pPr>
      <w:r>
        <w:t xml:space="preserve">        ['%20', '%2A', '~'], </w:t>
      </w:r>
    </w:p>
    <w:p w:rsidR="00B94483" w:rsidRDefault="00496BC2">
      <w:pPr>
        <w:spacing w:line="240" w:lineRule="exact"/>
      </w:pPr>
      <w:r>
        <w:t xml:space="preserve">        </w:t>
      </w:r>
      <w:proofErr w:type="spellStart"/>
      <w:r>
        <w:t>rawurlencode</w:t>
      </w:r>
      <w:proofErr w:type="spellEnd"/>
      <w:r>
        <w:t>($string)</w:t>
      </w:r>
    </w:p>
    <w:p w:rsidR="00B94483" w:rsidRDefault="00496BC2">
      <w:pPr>
        <w:spacing w:line="240" w:lineRule="exact"/>
      </w:pPr>
      <w:r>
        <w:t xml:space="preserve">    );</w:t>
      </w:r>
    </w:p>
    <w:p w:rsidR="00B94483" w:rsidRDefault="00496BC2">
      <w:pPr>
        <w:spacing w:line="240" w:lineRule="exact"/>
      </w:pPr>
      <w:r>
        <w:t>}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>?&gt;</w:t>
      </w:r>
    </w:p>
    <w:p w:rsidR="00B94483" w:rsidRDefault="00496BC2">
      <w:pPr>
        <w:pStyle w:val="Ttulo2"/>
        <w:pageBreakBefore/>
        <w:spacing w:line="416" w:lineRule="auto"/>
        <w:ind w:left="578" w:hanging="578"/>
      </w:pPr>
      <w:bookmarkStart w:id="212" w:name="_Toc18504"/>
      <w:bookmarkStart w:id="213" w:name="_Toc3173"/>
      <w:r>
        <w:rPr>
          <w:rFonts w:hint="eastAsia"/>
        </w:rPr>
        <w:lastRenderedPageBreak/>
        <w:t>Python Login Demo</w:t>
      </w:r>
      <w:bookmarkEnd w:id="212"/>
      <w:bookmarkEnd w:id="213"/>
    </w:p>
    <w:p w:rsidR="00B94483" w:rsidRDefault="00496BC2">
      <w:pPr>
        <w:pStyle w:val="Textoindependienteprimerasangra"/>
        <w:numPr>
          <w:ilvl w:val="0"/>
          <w:numId w:val="3"/>
        </w:numPr>
        <w:ind w:firstLineChars="0" w:firstLine="0"/>
      </w:pPr>
      <w:r>
        <w:rPr>
          <w:rFonts w:hint="eastAsia"/>
        </w:rPr>
        <w:t>SignDemo.py</w:t>
      </w:r>
    </w:p>
    <w:p w:rsidR="00B94483" w:rsidRDefault="00496BC2">
      <w:pPr>
        <w:spacing w:line="240" w:lineRule="exact"/>
      </w:pPr>
      <w:r>
        <w:t>import threading</w:t>
      </w:r>
    </w:p>
    <w:p w:rsidR="00B94483" w:rsidRDefault="00496BC2">
      <w:pPr>
        <w:spacing w:line="240" w:lineRule="exact"/>
      </w:pPr>
      <w:r>
        <w:t xml:space="preserve">import </w:t>
      </w:r>
      <w:proofErr w:type="spellStart"/>
      <w:r>
        <w:t>bpm_lib</w:t>
      </w:r>
      <w:proofErr w:type="spellEnd"/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 xml:space="preserve">def </w:t>
      </w:r>
      <w:proofErr w:type="spellStart"/>
      <w:r>
        <w:t>fun_</w:t>
      </w:r>
      <w:proofErr w:type="gramStart"/>
      <w:r>
        <w:t>timer</w:t>
      </w:r>
      <w:proofErr w:type="spellEnd"/>
      <w:r>
        <w:t>(</w:t>
      </w:r>
      <w:proofErr w:type="gramEnd"/>
      <w:r>
        <w:t>):</w:t>
      </w:r>
    </w:p>
    <w:p w:rsidR="00B94483" w:rsidRDefault="00496BC2">
      <w:pPr>
        <w:spacing w:line="240" w:lineRule="exact"/>
      </w:pPr>
      <w:r>
        <w:t xml:space="preserve">    </w:t>
      </w:r>
      <w:proofErr w:type="gramStart"/>
      <w:r>
        <w:t>print(</w:t>
      </w:r>
      <w:proofErr w:type="gramEnd"/>
      <w:r>
        <w:t>"The timer triggered!")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:rsidR="00B94483" w:rsidRDefault="00496BC2">
      <w:pPr>
        <w:spacing w:line="240" w:lineRule="exact"/>
      </w:pPr>
      <w:r>
        <w:t xml:space="preserve">    global </w:t>
      </w:r>
      <w:proofErr w:type="spellStart"/>
      <w:r>
        <w:t>login_status</w:t>
      </w:r>
      <w:proofErr w:type="spellEnd"/>
    </w:p>
    <w:p w:rsidR="00B94483" w:rsidRDefault="00496BC2">
      <w:pPr>
        <w:spacing w:line="240" w:lineRule="exact"/>
      </w:pPr>
      <w:r>
        <w:t xml:space="preserve">    token = ''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 xml:space="preserve">    while True:</w:t>
      </w:r>
    </w:p>
    <w:p w:rsidR="00B94483" w:rsidRDefault="00496BC2">
      <w:pPr>
        <w:spacing w:line="240" w:lineRule="exact"/>
      </w:pPr>
      <w:r>
        <w:t xml:space="preserve">        </w:t>
      </w:r>
      <w:proofErr w:type="spellStart"/>
      <w:r>
        <w:t>phonenumber</w:t>
      </w:r>
      <w:proofErr w:type="spellEnd"/>
      <w:r>
        <w:t xml:space="preserve"> = '</w:t>
      </w:r>
      <w:proofErr w:type="spellStart"/>
      <w:r>
        <w:rPr>
          <w:rFonts w:hint="eastAsia"/>
        </w:rPr>
        <w:t>xxxxxxxxxx</w:t>
      </w:r>
      <w:proofErr w:type="spellEnd"/>
      <w:r>
        <w:t>'</w:t>
      </w:r>
    </w:p>
    <w:p w:rsidR="00B94483" w:rsidRDefault="00496BC2">
      <w:pPr>
        <w:spacing w:line="240" w:lineRule="exact"/>
      </w:pPr>
      <w:r>
        <w:t xml:space="preserve">        password = '</w:t>
      </w:r>
      <w:proofErr w:type="spellStart"/>
      <w:r>
        <w:rPr>
          <w:rFonts w:hint="eastAsia"/>
        </w:rPr>
        <w:t>xxxxxxxx</w:t>
      </w:r>
      <w:proofErr w:type="spellEnd"/>
      <w:r>
        <w:t>'</w:t>
      </w:r>
    </w:p>
    <w:p w:rsidR="00B94483" w:rsidRDefault="00496BC2">
      <w:pPr>
        <w:spacing w:line="240" w:lineRule="exact"/>
      </w:pPr>
      <w:r>
        <w:t xml:space="preserve">        </w:t>
      </w:r>
      <w:proofErr w:type="spellStart"/>
      <w:r>
        <w:t>tsid</w:t>
      </w:r>
      <w:proofErr w:type="spellEnd"/>
      <w:r>
        <w:t xml:space="preserve"> = ''</w:t>
      </w:r>
    </w:p>
    <w:p w:rsidR="00B94483" w:rsidRDefault="00496BC2">
      <w:pPr>
        <w:spacing w:line="240" w:lineRule="exact"/>
      </w:pPr>
      <w:r>
        <w:t xml:space="preserve">        token = ''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 xml:space="preserve">        # Check for valid phone number input</w:t>
      </w:r>
    </w:p>
    <w:p w:rsidR="00B94483" w:rsidRDefault="00496BC2">
      <w:pPr>
        <w:spacing w:line="240" w:lineRule="exact"/>
      </w:pPr>
      <w:r>
        <w:t xml:space="preserve">        while </w:t>
      </w:r>
      <w:proofErr w:type="spellStart"/>
      <w:r>
        <w:t>phonenumber</w:t>
      </w:r>
      <w:proofErr w:type="spellEnd"/>
      <w:r>
        <w:t xml:space="preserve"> == '':</w:t>
      </w:r>
    </w:p>
    <w:p w:rsidR="00B94483" w:rsidRDefault="00496BC2">
      <w:pPr>
        <w:spacing w:line="240" w:lineRule="exact"/>
      </w:pPr>
      <w:r>
        <w:t xml:space="preserve">            </w:t>
      </w:r>
      <w:proofErr w:type="spellStart"/>
      <w:r>
        <w:t>phonenumber</w:t>
      </w:r>
      <w:proofErr w:type="spellEnd"/>
      <w:r>
        <w:t xml:space="preserve"> = </w:t>
      </w:r>
      <w:proofErr w:type="gramStart"/>
      <w:r>
        <w:t>input(</w:t>
      </w:r>
      <w:proofErr w:type="gramEnd"/>
      <w:r>
        <w:t>'Please enter your phone number:')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 xml:space="preserve">        # Check for valid password input</w:t>
      </w:r>
    </w:p>
    <w:p w:rsidR="00B94483" w:rsidRDefault="00496BC2">
      <w:pPr>
        <w:spacing w:line="240" w:lineRule="exact"/>
      </w:pPr>
      <w:r>
        <w:t xml:space="preserve">        while password == '':</w:t>
      </w:r>
    </w:p>
    <w:p w:rsidR="00B94483" w:rsidRDefault="00496BC2">
      <w:pPr>
        <w:spacing w:line="240" w:lineRule="exact"/>
      </w:pPr>
      <w:r>
        <w:t xml:space="preserve">            password = </w:t>
      </w:r>
      <w:proofErr w:type="gramStart"/>
      <w:r>
        <w:t>input(</w:t>
      </w:r>
      <w:proofErr w:type="gramEnd"/>
      <w:r>
        <w:t>'Please enter your password:')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 xml:space="preserve">        # Log in using the phone number and password</w:t>
      </w:r>
    </w:p>
    <w:p w:rsidR="00B94483" w:rsidRDefault="00496BC2">
      <w:pPr>
        <w:spacing w:line="240" w:lineRule="exact"/>
      </w:pPr>
      <w:r>
        <w:t xml:space="preserve">        token = </w:t>
      </w:r>
      <w:proofErr w:type="spellStart"/>
      <w:r>
        <w:t>bpm_lib.log_</w:t>
      </w:r>
      <w:proofErr w:type="gramStart"/>
      <w:r>
        <w:t>in</w:t>
      </w:r>
      <w:proofErr w:type="spellEnd"/>
      <w:r>
        <w:t>(</w:t>
      </w:r>
      <w:proofErr w:type="spellStart"/>
      <w:proofErr w:type="gramEnd"/>
      <w:r>
        <w:t>phonenumber</w:t>
      </w:r>
      <w:proofErr w:type="spellEnd"/>
      <w:r>
        <w:t>, password)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 xml:space="preserve">        if token == '':</w:t>
      </w:r>
    </w:p>
    <w:p w:rsidR="00B94483" w:rsidRDefault="00496BC2">
      <w:pPr>
        <w:spacing w:line="240" w:lineRule="exact"/>
      </w:pPr>
      <w:r>
        <w:t xml:space="preserve">            </w:t>
      </w:r>
      <w:proofErr w:type="gramStart"/>
      <w:r>
        <w:t>print(</w:t>
      </w:r>
      <w:proofErr w:type="gramEnd"/>
      <w:r>
        <w:t>'Please enter the correct account and password!')</w:t>
      </w:r>
    </w:p>
    <w:p w:rsidR="00B94483" w:rsidRDefault="00496BC2">
      <w:pPr>
        <w:spacing w:line="240" w:lineRule="exact"/>
      </w:pPr>
      <w:r>
        <w:t xml:space="preserve">            </w:t>
      </w:r>
      <w:proofErr w:type="spellStart"/>
      <w:r>
        <w:t>phonenumber</w:t>
      </w:r>
      <w:proofErr w:type="spellEnd"/>
      <w:r>
        <w:t xml:space="preserve"> = ''</w:t>
      </w:r>
    </w:p>
    <w:p w:rsidR="00B94483" w:rsidRDefault="00496BC2">
      <w:pPr>
        <w:spacing w:line="240" w:lineRule="exact"/>
      </w:pPr>
      <w:r>
        <w:t xml:space="preserve">            password = ''</w:t>
      </w:r>
    </w:p>
    <w:p w:rsidR="00B94483" w:rsidRDefault="00496BC2">
      <w:pPr>
        <w:spacing w:line="240" w:lineRule="exact"/>
      </w:pPr>
      <w:r>
        <w:t xml:space="preserve">            </w:t>
      </w:r>
      <w:proofErr w:type="spellStart"/>
      <w:r>
        <w:t>imei</w:t>
      </w:r>
      <w:proofErr w:type="spellEnd"/>
      <w:r>
        <w:t xml:space="preserve"> = ''</w:t>
      </w:r>
    </w:p>
    <w:p w:rsidR="00B94483" w:rsidRDefault="00496BC2">
      <w:pPr>
        <w:spacing w:line="240" w:lineRule="exact"/>
      </w:pPr>
      <w:r>
        <w:t xml:space="preserve">            </w:t>
      </w:r>
      <w:proofErr w:type="spellStart"/>
      <w:r>
        <w:t>tsid</w:t>
      </w:r>
      <w:proofErr w:type="spellEnd"/>
      <w:r>
        <w:t xml:space="preserve"> = ''</w:t>
      </w:r>
    </w:p>
    <w:p w:rsidR="00B94483" w:rsidRDefault="00496BC2">
      <w:pPr>
        <w:spacing w:line="240" w:lineRule="exact"/>
      </w:pPr>
      <w:r>
        <w:t xml:space="preserve">        else:</w:t>
      </w:r>
    </w:p>
    <w:p w:rsidR="00B94483" w:rsidRDefault="00496BC2">
      <w:pPr>
        <w:spacing w:line="240" w:lineRule="exact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f"Login</w:t>
      </w:r>
      <w:proofErr w:type="spellEnd"/>
      <w:r>
        <w:t xml:space="preserve"> successful, token: {token}")</w:t>
      </w:r>
    </w:p>
    <w:p w:rsidR="00B94483" w:rsidRDefault="00496BC2">
      <w:pPr>
        <w:spacing w:line="240" w:lineRule="exact"/>
      </w:pPr>
      <w:r>
        <w:t xml:space="preserve">            break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 xml:space="preserve">    # Set up the timer</w:t>
      </w:r>
    </w:p>
    <w:p w:rsidR="00B94483" w:rsidRDefault="00496BC2">
      <w:pPr>
        <w:spacing w:line="240" w:lineRule="exact"/>
      </w:pPr>
      <w:r>
        <w:t xml:space="preserve">    timer = </w:t>
      </w:r>
      <w:proofErr w:type="spellStart"/>
      <w:proofErr w:type="gramStart"/>
      <w:r>
        <w:t>threading.Timer</w:t>
      </w:r>
      <w:proofErr w:type="spellEnd"/>
      <w:proofErr w:type="gramEnd"/>
      <w:r>
        <w:t xml:space="preserve">(324000, </w:t>
      </w:r>
      <w:proofErr w:type="spellStart"/>
      <w:r>
        <w:t>fun_timer</w:t>
      </w:r>
      <w:proofErr w:type="spellEnd"/>
      <w:r>
        <w:t>)</w:t>
      </w:r>
    </w:p>
    <w:p w:rsidR="00B94483" w:rsidRDefault="00496BC2">
      <w:pPr>
        <w:spacing w:line="240" w:lineRule="exact"/>
      </w:pPr>
      <w:r>
        <w:t xml:space="preserve">    </w:t>
      </w:r>
      <w:proofErr w:type="spellStart"/>
      <w:proofErr w:type="gramStart"/>
      <w:r>
        <w:t>timer.start</w:t>
      </w:r>
      <w:proofErr w:type="spellEnd"/>
      <w:proofErr w:type="gramEnd"/>
      <w:r>
        <w:t>()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>if __name__ == "__main__":</w:t>
      </w:r>
    </w:p>
    <w:p w:rsidR="00B94483" w:rsidRDefault="00496BC2">
      <w:pPr>
        <w:spacing w:line="240" w:lineRule="exact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:rsidR="00B94483" w:rsidRDefault="00B94483">
      <w:pPr>
        <w:pStyle w:val="Textoindependienteprimerasangra"/>
        <w:spacing w:line="360" w:lineRule="auto"/>
        <w:ind w:firstLineChars="0" w:firstLine="0"/>
      </w:pPr>
    </w:p>
    <w:p w:rsidR="00B94483" w:rsidRDefault="00B94483">
      <w:pPr>
        <w:pStyle w:val="Textoindependienteprimerasangra"/>
        <w:spacing w:line="360" w:lineRule="auto"/>
        <w:ind w:firstLineChars="0" w:firstLine="0"/>
      </w:pPr>
    </w:p>
    <w:p w:rsidR="00B94483" w:rsidRDefault="00B94483">
      <w:pPr>
        <w:pStyle w:val="Textoindependienteprimerasangra"/>
        <w:spacing w:line="360" w:lineRule="auto"/>
        <w:ind w:firstLineChars="0" w:firstLine="0"/>
      </w:pPr>
    </w:p>
    <w:p w:rsidR="00B94483" w:rsidRDefault="00496BC2">
      <w:r>
        <w:rPr>
          <w:rFonts w:hint="eastAsia"/>
        </w:rPr>
        <w:lastRenderedPageBreak/>
        <w:t>(2)Bpm_lib.py</w:t>
      </w:r>
    </w:p>
    <w:p w:rsidR="00B94483" w:rsidRDefault="00496BC2">
      <w:pPr>
        <w:spacing w:line="240" w:lineRule="exact"/>
      </w:pPr>
      <w:r>
        <w:t xml:space="preserve">import </w:t>
      </w:r>
      <w:proofErr w:type="spellStart"/>
      <w:r>
        <w:t>hashlib</w:t>
      </w:r>
      <w:proofErr w:type="spellEnd"/>
    </w:p>
    <w:p w:rsidR="00B94483" w:rsidRDefault="00496BC2">
      <w:pPr>
        <w:spacing w:line="240" w:lineRule="exact"/>
      </w:pPr>
      <w:r>
        <w:t>import requests</w:t>
      </w:r>
    </w:p>
    <w:p w:rsidR="00B94483" w:rsidRDefault="00496BC2">
      <w:pPr>
        <w:spacing w:line="240" w:lineRule="exact"/>
      </w:pPr>
      <w:r>
        <w:t xml:space="preserve">import </w:t>
      </w:r>
      <w:proofErr w:type="spellStart"/>
      <w:proofErr w:type="gramStart"/>
      <w:r>
        <w:t>urllib.parse</w:t>
      </w:r>
      <w:proofErr w:type="spellEnd"/>
      <w:proofErr w:type="gramEnd"/>
    </w:p>
    <w:p w:rsidR="00B94483" w:rsidRDefault="00496BC2">
      <w:pPr>
        <w:spacing w:line="240" w:lineRule="exact"/>
      </w:pPr>
      <w:r>
        <w:t xml:space="preserve">import </w:t>
      </w:r>
      <w:proofErr w:type="spellStart"/>
      <w:r>
        <w:t>json</w:t>
      </w:r>
      <w:proofErr w:type="spellEnd"/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proofErr w:type="spellStart"/>
      <w:r>
        <w:t>sign_key</w:t>
      </w:r>
      <w:proofErr w:type="spellEnd"/>
      <w:r>
        <w:t xml:space="preserve"> = '1234567890qwertyuiopasdfghjklzxc'</w:t>
      </w:r>
    </w:p>
    <w:p w:rsidR="00B94483" w:rsidRDefault="00496BC2">
      <w:pPr>
        <w:spacing w:line="240" w:lineRule="exact"/>
      </w:pPr>
      <w:proofErr w:type="spellStart"/>
      <w:r>
        <w:t>login_url</w:t>
      </w:r>
      <w:proofErr w:type="spellEnd"/>
      <w:r>
        <w:t xml:space="preserve"> = '</w:t>
      </w:r>
      <w:r>
        <w:rPr>
          <w:rFonts w:hint="eastAsia"/>
        </w:rPr>
        <w:t>https://bpm.</w:t>
      </w:r>
      <w:r w:rsidR="00707DC4">
        <w:rPr>
          <w:rFonts w:hint="eastAsia"/>
        </w:rPr>
        <w:t>mioesim.com</w:t>
      </w:r>
      <w:r>
        <w:t>/</w:t>
      </w:r>
      <w:proofErr w:type="spellStart"/>
      <w:r>
        <w:t>api_order</w:t>
      </w:r>
      <w:proofErr w:type="spellEnd"/>
      <w:r>
        <w:t>/login'</w:t>
      </w:r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 xml:space="preserve">def </w:t>
      </w:r>
      <w:proofErr w:type="spellStart"/>
      <w:r>
        <w:t>creat_sign</w:t>
      </w:r>
      <w:proofErr w:type="spellEnd"/>
      <w:r>
        <w:t>(value):</w:t>
      </w:r>
    </w:p>
    <w:p w:rsidR="00B94483" w:rsidRDefault="00496BC2">
      <w:pPr>
        <w:spacing w:line="240" w:lineRule="exact"/>
      </w:pPr>
      <w:r>
        <w:t xml:space="preserve">    </w:t>
      </w:r>
      <w:proofErr w:type="spellStart"/>
      <w:proofErr w:type="gramStart"/>
      <w:r>
        <w:t>value.sort</w:t>
      </w:r>
      <w:proofErr w:type="spellEnd"/>
      <w:proofErr w:type="gramEnd"/>
      <w:r>
        <w:t>()</w:t>
      </w:r>
    </w:p>
    <w:p w:rsidR="00B94483" w:rsidRDefault="00496BC2">
      <w:pPr>
        <w:spacing w:line="240" w:lineRule="exact"/>
      </w:pPr>
      <w:r>
        <w:t xml:space="preserve">    MD5 = "</w:t>
      </w:r>
      <w:proofErr w:type="gramStart"/>
      <w:r>
        <w:t>".join</w:t>
      </w:r>
      <w:proofErr w:type="gramEnd"/>
      <w:r>
        <w:t xml:space="preserve">(value) + </w:t>
      </w:r>
      <w:proofErr w:type="spellStart"/>
      <w:r>
        <w:t>sign_key</w:t>
      </w:r>
      <w:proofErr w:type="spellEnd"/>
    </w:p>
    <w:p w:rsidR="00B94483" w:rsidRDefault="00496BC2">
      <w:pPr>
        <w:spacing w:line="240" w:lineRule="exact"/>
      </w:pPr>
      <w:r>
        <w:t xml:space="preserve">    </w:t>
      </w:r>
      <w:proofErr w:type="spellStart"/>
      <w:r>
        <w:t>encoded_str</w:t>
      </w:r>
      <w:proofErr w:type="spellEnd"/>
      <w:r>
        <w:t xml:space="preserve"> = </w:t>
      </w:r>
      <w:proofErr w:type="spellStart"/>
      <w:proofErr w:type="gramStart"/>
      <w:r>
        <w:t>urllib.parse</w:t>
      </w:r>
      <w:proofErr w:type="gramEnd"/>
      <w:r>
        <w:t>.quote</w:t>
      </w:r>
      <w:proofErr w:type="spellEnd"/>
      <w:r>
        <w:t xml:space="preserve">(MD5, safe='')      </w:t>
      </w:r>
    </w:p>
    <w:p w:rsidR="00B94483" w:rsidRDefault="00496BC2">
      <w:pPr>
        <w:spacing w:line="240" w:lineRule="exact"/>
      </w:pPr>
      <w:r>
        <w:t xml:space="preserve">    </w:t>
      </w:r>
      <w:proofErr w:type="spellStart"/>
      <w:r>
        <w:t>sign_value</w:t>
      </w:r>
      <w:proofErr w:type="spellEnd"/>
      <w:r>
        <w:t xml:space="preserve"> = hashlib.md5(</w:t>
      </w:r>
      <w:proofErr w:type="spellStart"/>
      <w:r>
        <w:t>encoded_</w:t>
      </w:r>
      <w:proofErr w:type="gramStart"/>
      <w:r>
        <w:t>str.encode</w:t>
      </w:r>
      <w:proofErr w:type="spellEnd"/>
      <w:proofErr w:type="gramEnd"/>
      <w:r>
        <w:t>('utf-8')).</w:t>
      </w:r>
      <w:proofErr w:type="spellStart"/>
      <w:r>
        <w:t>hexdigest</w:t>
      </w:r>
      <w:proofErr w:type="spellEnd"/>
      <w:r>
        <w:t>().upper()</w:t>
      </w:r>
    </w:p>
    <w:p w:rsidR="00B94483" w:rsidRDefault="00496BC2">
      <w:pPr>
        <w:spacing w:line="240" w:lineRule="exact"/>
      </w:pPr>
      <w:r>
        <w:t xml:space="preserve">    return </w:t>
      </w:r>
      <w:proofErr w:type="spellStart"/>
      <w:r>
        <w:t>sign_value</w:t>
      </w:r>
      <w:proofErr w:type="spellEnd"/>
    </w:p>
    <w:p w:rsidR="00B94483" w:rsidRDefault="00B94483">
      <w:pPr>
        <w:spacing w:line="240" w:lineRule="exact"/>
      </w:pPr>
    </w:p>
    <w:p w:rsidR="00B94483" w:rsidRDefault="00496BC2">
      <w:pPr>
        <w:spacing w:line="240" w:lineRule="exact"/>
      </w:pPr>
      <w:r>
        <w:t xml:space="preserve">def </w:t>
      </w:r>
      <w:proofErr w:type="spellStart"/>
      <w:r>
        <w:t>log_</w:t>
      </w:r>
      <w:proofErr w:type="gramStart"/>
      <w:r>
        <w:t>in</w:t>
      </w:r>
      <w:proofErr w:type="spellEnd"/>
      <w:r>
        <w:t>(</w:t>
      </w:r>
      <w:proofErr w:type="spellStart"/>
      <w:proofErr w:type="gramEnd"/>
      <w:r>
        <w:t>phonenumber</w:t>
      </w:r>
      <w:proofErr w:type="spellEnd"/>
      <w:r>
        <w:t>, password):</w:t>
      </w:r>
    </w:p>
    <w:p w:rsidR="00B94483" w:rsidRDefault="00496BC2">
      <w:pPr>
        <w:spacing w:line="240" w:lineRule="exact"/>
      </w:pPr>
      <w:r>
        <w:t xml:space="preserve">    token = ''</w:t>
      </w:r>
    </w:p>
    <w:p w:rsidR="00B94483" w:rsidRDefault="00496BC2">
      <w:pPr>
        <w:spacing w:line="240" w:lineRule="exact"/>
      </w:pPr>
      <w:r>
        <w:t xml:space="preserve">    message = ['password=%s' % password, '</w:t>
      </w:r>
      <w:proofErr w:type="spellStart"/>
      <w:r>
        <w:t>phonenumber</w:t>
      </w:r>
      <w:proofErr w:type="spellEnd"/>
      <w:r>
        <w:t xml:space="preserve">=%s' % </w:t>
      </w:r>
      <w:proofErr w:type="spellStart"/>
      <w:r>
        <w:t>phonenumber</w:t>
      </w:r>
      <w:proofErr w:type="spellEnd"/>
      <w:r>
        <w:t>]</w:t>
      </w:r>
    </w:p>
    <w:p w:rsidR="00B94483" w:rsidRDefault="00496BC2">
      <w:pPr>
        <w:spacing w:line="240" w:lineRule="exact"/>
      </w:pPr>
      <w:r>
        <w:t xml:space="preserve">    sign = </w:t>
      </w:r>
      <w:proofErr w:type="spellStart"/>
      <w:r>
        <w:t>creat_sign</w:t>
      </w:r>
      <w:proofErr w:type="spellEnd"/>
      <w:r>
        <w:t>(message)</w:t>
      </w:r>
    </w:p>
    <w:p w:rsidR="00B94483" w:rsidRDefault="00496BC2">
      <w:pPr>
        <w:spacing w:line="240" w:lineRule="exact"/>
      </w:pPr>
      <w:r>
        <w:t xml:space="preserve">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 = '%s' % (</w:t>
      </w:r>
      <w:proofErr w:type="spellStart"/>
      <w:r>
        <w:t>login_url</w:t>
      </w:r>
      <w:proofErr w:type="spellEnd"/>
      <w:r>
        <w:t>),</w:t>
      </w:r>
    </w:p>
    <w:p w:rsidR="00B94483" w:rsidRDefault="00496BC2">
      <w:pPr>
        <w:spacing w:line="240" w:lineRule="exact"/>
      </w:pPr>
      <w:r>
        <w:t xml:space="preserve">                            params</w:t>
      </w:r>
      <w:proofErr w:type="gramStart"/>
      <w:r>
        <w:t>={</w:t>
      </w:r>
      <w:proofErr w:type="gramEnd"/>
      <w:r>
        <w:t>'password':'%s' % (password), '</w:t>
      </w:r>
      <w:proofErr w:type="spellStart"/>
      <w:r>
        <w:t>phonenumber</w:t>
      </w:r>
      <w:proofErr w:type="spellEnd"/>
      <w:r>
        <w:t>':'%s' % (</w:t>
      </w:r>
      <w:proofErr w:type="spellStart"/>
      <w:r>
        <w:t>phonenumber</w:t>
      </w:r>
      <w:proofErr w:type="spellEnd"/>
      <w:r>
        <w:t>), 'sign':'%s' % (sign)})</w:t>
      </w:r>
    </w:p>
    <w:p w:rsidR="00B94483" w:rsidRDefault="00496BC2">
      <w:pPr>
        <w:spacing w:line="240" w:lineRule="exact"/>
      </w:pPr>
      <w:r>
        <w:t xml:space="preserve">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:rsidR="00B94483" w:rsidRDefault="00496BC2">
      <w:pPr>
        <w:spacing w:line="240" w:lineRule="exact"/>
      </w:pPr>
      <w:r>
        <w:t xml:space="preserve">        </w:t>
      </w:r>
      <w:proofErr w:type="spellStart"/>
      <w:r>
        <w:t>json_str</w:t>
      </w:r>
      <w:proofErr w:type="spellEnd"/>
      <w:r>
        <w:t xml:space="preserve"> = </w:t>
      </w:r>
      <w:proofErr w:type="spellStart"/>
      <w:r>
        <w:t>response.text</w:t>
      </w:r>
      <w:proofErr w:type="spellEnd"/>
    </w:p>
    <w:p w:rsidR="00B94483" w:rsidRDefault="00496BC2">
      <w:pPr>
        <w:spacing w:line="240" w:lineRule="exact"/>
      </w:pPr>
      <w:r>
        <w:t xml:space="preserve">        value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r>
        <w:t>json_str</w:t>
      </w:r>
      <w:proofErr w:type="spellEnd"/>
      <w:r>
        <w:t>)</w:t>
      </w:r>
    </w:p>
    <w:p w:rsidR="00B94483" w:rsidRDefault="00496BC2">
      <w:pPr>
        <w:spacing w:line="240" w:lineRule="exact"/>
      </w:pPr>
      <w:r>
        <w:t xml:space="preserve">        if value['code'] == 1:</w:t>
      </w:r>
    </w:p>
    <w:p w:rsidR="00B94483" w:rsidRDefault="00496BC2">
      <w:pPr>
        <w:spacing w:line="240" w:lineRule="exact"/>
      </w:pPr>
      <w:r>
        <w:t xml:space="preserve">            json_str1 = </w:t>
      </w:r>
      <w:proofErr w:type="spellStart"/>
      <w:proofErr w:type="gramStart"/>
      <w:r>
        <w:t>json.dumps</w:t>
      </w:r>
      <w:proofErr w:type="spellEnd"/>
      <w:proofErr w:type="gramEnd"/>
      <w:r>
        <w:t>(value['data'])</w:t>
      </w:r>
    </w:p>
    <w:p w:rsidR="00B94483" w:rsidRDefault="00496BC2">
      <w:pPr>
        <w:spacing w:line="240" w:lineRule="exact"/>
      </w:pPr>
      <w:r>
        <w:t xml:space="preserve">            data = </w:t>
      </w:r>
      <w:proofErr w:type="spellStart"/>
      <w:proofErr w:type="gramStart"/>
      <w:r>
        <w:t>json.loads</w:t>
      </w:r>
      <w:proofErr w:type="spellEnd"/>
      <w:proofErr w:type="gramEnd"/>
      <w:r>
        <w:t>(json_str1)</w:t>
      </w:r>
    </w:p>
    <w:p w:rsidR="00B94483" w:rsidRDefault="00496BC2">
      <w:pPr>
        <w:spacing w:line="240" w:lineRule="exact"/>
      </w:pPr>
      <w:r>
        <w:t xml:space="preserve">            token = data['token']</w:t>
      </w:r>
    </w:p>
    <w:p w:rsidR="00B94483" w:rsidRDefault="00496BC2">
      <w:pPr>
        <w:spacing w:line="240" w:lineRule="exact"/>
      </w:pPr>
      <w:r>
        <w:t xml:space="preserve">        else:</w:t>
      </w:r>
    </w:p>
    <w:p w:rsidR="00B94483" w:rsidRDefault="00496BC2">
      <w:pPr>
        <w:spacing w:line="240" w:lineRule="exact"/>
      </w:pPr>
      <w:r>
        <w:t xml:space="preserve">            </w:t>
      </w:r>
      <w:proofErr w:type="gramStart"/>
      <w:r>
        <w:t>print(</w:t>
      </w:r>
      <w:proofErr w:type="gramEnd"/>
      <w:r>
        <w:t>'</w:t>
      </w:r>
      <w:proofErr w:type="spellStart"/>
      <w:r>
        <w:t>log_in</w:t>
      </w:r>
      <w:proofErr w:type="spellEnd"/>
      <w:r>
        <w:t xml:space="preserve"> code error:%d' % value['code'])</w:t>
      </w:r>
    </w:p>
    <w:p w:rsidR="00B94483" w:rsidRDefault="00496BC2">
      <w:pPr>
        <w:spacing w:line="240" w:lineRule="exact"/>
      </w:pPr>
      <w:r>
        <w:t xml:space="preserve">    else:</w:t>
      </w:r>
    </w:p>
    <w:p w:rsidR="00B94483" w:rsidRDefault="00496BC2">
      <w:pPr>
        <w:spacing w:line="240" w:lineRule="exact"/>
      </w:pPr>
      <w:r>
        <w:t xml:space="preserve">        </w:t>
      </w:r>
      <w:proofErr w:type="gramStart"/>
      <w:r>
        <w:t>print(</w:t>
      </w:r>
      <w:proofErr w:type="gramEnd"/>
      <w:r>
        <w:t>'</w:t>
      </w:r>
      <w:proofErr w:type="spellStart"/>
      <w:r>
        <w:t>log_in</w:t>
      </w:r>
      <w:proofErr w:type="spellEnd"/>
      <w:r>
        <w:t xml:space="preserve"> server error:%d' % </w:t>
      </w:r>
      <w:proofErr w:type="spellStart"/>
      <w:r>
        <w:t>response.status_code</w:t>
      </w:r>
      <w:proofErr w:type="spellEnd"/>
      <w:r>
        <w:t>)</w:t>
      </w:r>
    </w:p>
    <w:p w:rsidR="00B94483" w:rsidRDefault="00496BC2">
      <w:pPr>
        <w:spacing w:line="240" w:lineRule="exact"/>
        <w:rPr>
          <w:sz w:val="21"/>
          <w:szCs w:val="21"/>
        </w:rPr>
      </w:pPr>
      <w:r>
        <w:t xml:space="preserve">    return token</w:t>
      </w:r>
    </w:p>
    <w:p w:rsidR="00B94483" w:rsidRDefault="00B94483">
      <w:pPr>
        <w:spacing w:line="240" w:lineRule="exact"/>
        <w:rPr>
          <w:sz w:val="21"/>
          <w:szCs w:val="21"/>
        </w:rPr>
      </w:pPr>
    </w:p>
    <w:p w:rsidR="00B94483" w:rsidRDefault="00B94483">
      <w:pPr>
        <w:pStyle w:val="Textoindependienteprimerasangra"/>
        <w:ind w:firstLine="480"/>
      </w:pPr>
    </w:p>
    <w:p w:rsidR="00B94483" w:rsidRDefault="00B94483">
      <w:pPr>
        <w:pStyle w:val="Textoindependienteprimerasangra"/>
        <w:ind w:firstLine="480"/>
      </w:pPr>
    </w:p>
    <w:p w:rsidR="00B94483" w:rsidRDefault="00B94483"/>
    <w:sectPr w:rsidR="00B94483">
      <w:footerReference w:type="default" r:id="rId21"/>
      <w:pgSz w:w="11906" w:h="16838"/>
      <w:pgMar w:top="1440" w:right="1588" w:bottom="1440" w:left="1588" w:header="851" w:footer="397" w:gutter="0"/>
      <w:pgNumType w:start="1"/>
      <w:cols w:space="720"/>
      <w:docGrid w:type="lines" w:linePitch="4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34C3" w:rsidRDefault="000134C3">
      <w:r>
        <w:separator/>
      </w:r>
    </w:p>
  </w:endnote>
  <w:endnote w:type="continuationSeparator" w:id="0">
    <w:p w:rsidR="000134C3" w:rsidRDefault="00013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w Cen MT Condensed Extra Bold">
    <w:panose1 w:val="020B0803020202020204"/>
    <w:charset w:val="4D"/>
    <w:family w:val="swiss"/>
    <w:pitch w:val="variable"/>
    <w:sig w:usb0="00000003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eelawadee UI">
    <w:panose1 w:val="020B0502040204020203"/>
    <w:charset w:val="DE"/>
    <w:family w:val="swiss"/>
    <w:pitch w:val="variable"/>
    <w:sig w:usb0="8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483" w:rsidRDefault="00496BC2">
    <w:pPr>
      <w:pStyle w:val="Piedepgina"/>
      <w:framePr w:wrap="around" w:vAnchor="text" w:hAnchor="margin" w:xAlign="right" w:y="1"/>
      <w:ind w:left="360" w:right="240" w:hanging="360"/>
      <w:rPr>
        <w:rStyle w:val="Nmerodepgina"/>
      </w:rPr>
    </w:pPr>
    <w:r>
      <w:fldChar w:fldCharType="begin"/>
    </w:r>
    <w:r>
      <w:rPr>
        <w:rStyle w:val="Nmerodepgina"/>
      </w:rPr>
      <w:instrText xml:space="preserve">PAGE  </w:instrText>
    </w:r>
    <w:r>
      <w:fldChar w:fldCharType="end"/>
    </w:r>
  </w:p>
  <w:p w:rsidR="00B94483" w:rsidRDefault="00B94483">
    <w:pPr>
      <w:pStyle w:val="Piedepgina"/>
      <w:ind w:left="360" w:right="240" w:hanging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483" w:rsidRDefault="00B94483">
    <w:pPr>
      <w:pStyle w:val="Piedepgina"/>
      <w:pBdr>
        <w:top w:val="thinThickSmallGap" w:sz="24" w:space="1" w:color="auto"/>
      </w:pBdr>
      <w:ind w:left="480" w:right="240" w:firstLine="360"/>
      <w:jc w:val="both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483" w:rsidRDefault="00B94483">
    <w:pPr>
      <w:pStyle w:val="Piedepgina"/>
      <w:ind w:left="480"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483" w:rsidRDefault="00496BC2">
    <w:pPr>
      <w:pStyle w:val="Piedepgina"/>
      <w:pBdr>
        <w:top w:val="thinThickSmallGap" w:sz="24" w:space="1" w:color="auto"/>
      </w:pBdr>
      <w:ind w:left="480" w:right="240" w:firstLine="360"/>
    </w:pPr>
    <w:r>
      <w:rPr>
        <w:rFonts w:hint="eastAsia"/>
      </w:rPr>
      <w:tab/>
    </w:r>
    <w:r>
      <w:rPr>
        <w:rFonts w:hint="eastAsia"/>
      </w:rPr>
      <w:tab/>
    </w:r>
    <w:r>
      <w:rPr>
        <w:rFonts w:ascii="Tw Cen MT Condensed Extra Bold" w:hAnsi="Tw Cen MT Condensed Extra Bold"/>
        <w:lang w:val="zh-CN"/>
      </w:rPr>
      <w:t xml:space="preserve">~ </w:t>
    </w:r>
    <w:r>
      <w:fldChar w:fldCharType="begin"/>
    </w:r>
    <w:r>
      <w:instrText xml:space="preserve"> PAGE    \* MERGEFORMAT </w:instrText>
    </w:r>
    <w:r>
      <w:fldChar w:fldCharType="separate"/>
    </w:r>
    <w:r w:rsidR="00E10D8B" w:rsidRPr="00E10D8B">
      <w:rPr>
        <w:rFonts w:ascii="Tw Cen MT Condensed Extra Bold" w:hAnsi="Tw Cen MT Condensed Extra Bold"/>
        <w:noProof/>
        <w:lang w:val="zh-CN"/>
      </w:rPr>
      <w:t>20</w:t>
    </w:r>
    <w:r>
      <w:rPr>
        <w:rFonts w:ascii="Tw Cen MT Condensed Extra Bold" w:hAnsi="Tw Cen MT Condensed Extra Bold"/>
        <w:lang w:val="zh-CN"/>
      </w:rPr>
      <w:fldChar w:fldCharType="end"/>
    </w:r>
    <w:r>
      <w:rPr>
        <w:rFonts w:ascii="Tw Cen MT Condensed Extra Bold" w:hAnsi="Tw Cen MT Condensed Extra Bold"/>
        <w:lang w:val="zh-CN"/>
      </w:rPr>
      <w:t xml:space="preserve"> ~</w:t>
    </w:r>
  </w:p>
  <w:p w:rsidR="00B94483" w:rsidRDefault="00B94483">
    <w:pPr>
      <w:pStyle w:val="Piedepgina"/>
      <w:pBdr>
        <w:top w:val="thinThickSmallGap" w:sz="24" w:space="1" w:color="auto"/>
      </w:pBdr>
      <w:ind w:left="480" w:right="24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34C3" w:rsidRDefault="000134C3">
      <w:r>
        <w:separator/>
      </w:r>
    </w:p>
  </w:footnote>
  <w:footnote w:type="continuationSeparator" w:id="0">
    <w:p w:rsidR="000134C3" w:rsidRDefault="000134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483" w:rsidRDefault="00B94483">
    <w:pPr>
      <w:pStyle w:val="Encabezado"/>
      <w:ind w:left="360" w:hanging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483" w:rsidRDefault="00707DC4">
    <w:pPr>
      <w:pStyle w:val="Encabezado"/>
      <w:pBdr>
        <w:bottom w:val="none" w:sz="0" w:space="0" w:color="auto"/>
      </w:pBdr>
      <w:ind w:left="480" w:right="240" w:firstLine="360"/>
      <w:jc w:val="both"/>
    </w:pPr>
    <w:r>
      <w:rPr>
        <w:noProof/>
      </w:rPr>
      <w:drawing>
        <wp:anchor distT="0" distB="0" distL="114300" distR="114300" simplePos="0" relativeHeight="251663360" behindDoc="0" locked="0" layoutInCell="1" allowOverlap="1" wp14:anchorId="300048D6">
          <wp:simplePos x="0" y="0"/>
          <wp:positionH relativeFrom="column">
            <wp:posOffset>95885</wp:posOffset>
          </wp:positionH>
          <wp:positionV relativeFrom="paragraph">
            <wp:posOffset>-336370</wp:posOffset>
          </wp:positionV>
          <wp:extent cx="1560873" cy="572202"/>
          <wp:effectExtent l="0" t="0" r="0" b="0"/>
          <wp:wrapThrough wrapText="bothSides">
            <wp:wrapPolygon edited="0">
              <wp:start x="7030" y="1918"/>
              <wp:lineTo x="527" y="8151"/>
              <wp:lineTo x="703" y="19179"/>
              <wp:lineTo x="20739" y="19179"/>
              <wp:lineTo x="21266" y="8151"/>
              <wp:lineTo x="9842" y="1918"/>
              <wp:lineTo x="7030" y="1918"/>
            </wp:wrapPolygon>
          </wp:wrapThrough>
          <wp:docPr id="51544026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3182745" name="Imagen 20031827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0873" cy="5722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96BC2"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4763770</wp:posOffset>
          </wp:positionH>
          <wp:positionV relativeFrom="paragraph">
            <wp:posOffset>-207645</wp:posOffset>
          </wp:positionV>
          <wp:extent cx="723900" cy="409575"/>
          <wp:effectExtent l="0" t="0" r="0" b="9525"/>
          <wp:wrapThrough wrapText="bothSides">
            <wp:wrapPolygon edited="0">
              <wp:start x="0" y="0"/>
              <wp:lineTo x="0" y="20394"/>
              <wp:lineTo x="21032" y="20394"/>
              <wp:lineTo x="21032" y="0"/>
              <wp:lineTo x="0" y="0"/>
            </wp:wrapPolygon>
          </wp:wrapThrough>
          <wp:docPr id="4" name="图片 1" descr="C:\Users\Administrator\AppData\Roaming\Tencent\Users\1871180209\QQ\WinTemp\RichOle\PQ_LF@LCHL67MT~%(1UZ(F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C:\Users\Administrator\AppData\Roaming\Tencent\Users\1871180209\QQ\WinTemp\RichOle\PQ_LF@LCHL67MT~%(1UZ(FC.jpg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23900" cy="40957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 w:rsidR="00496BC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1276350</wp:posOffset>
              </wp:positionH>
              <wp:positionV relativeFrom="paragraph">
                <wp:posOffset>-178435</wp:posOffset>
              </wp:positionV>
              <wp:extent cx="2971800" cy="285115"/>
              <wp:effectExtent l="0" t="0" r="0" b="635"/>
              <wp:wrapNone/>
              <wp:docPr id="2" name="Text Box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71800" cy="285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  <a:effectLst/>
                    </wps:spPr>
                    <wps:txbx>
                      <w:txbxContent>
                        <w:p w:rsidR="00B94483" w:rsidRDefault="00B94483">
                          <w:pPr>
                            <w:ind w:left="480" w:right="240" w:firstLine="420"/>
                            <w:jc w:val="center"/>
                            <w:rPr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lIns="91440" tIns="54000" rIns="91440" bIns="18000" upright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6" type="#_x0000_t202" style="position:absolute;left:0;text-align:left;margin-left:100.5pt;margin-top:-14.05pt;width:234pt;height:22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" stroked="f">
              <v:textbox inset=",1.5mm,,.5mm">
                <w:txbxContent>
                  <w:p w:rsidR="00B94483" w:rsidRDefault="00B94483">
                    <w:pPr>
                      <w:ind w:left="480" w:right="240" w:firstLine="420"/>
                      <w:jc w:val="center"/>
                      <w:rPr>
                        <w:sz w:val="21"/>
                        <w:szCs w:val="21"/>
                      </w:rPr>
                    </w:pPr>
                  </w:p>
                </w:txbxContent>
              </v:textbox>
            </v:shape>
          </w:pict>
        </mc:Fallback>
      </mc:AlternateContent>
    </w:r>
    <w:r w:rsidR="00496BC2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-8255</wp:posOffset>
              </wp:positionH>
              <wp:positionV relativeFrom="paragraph">
                <wp:posOffset>231140</wp:posOffset>
              </wp:positionV>
              <wp:extent cx="5553075" cy="0"/>
              <wp:effectExtent l="0" t="0" r="0" b="0"/>
              <wp:wrapNone/>
              <wp:docPr id="5" name="AutoShape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53075" cy="0"/>
                      </a:xfrm>
                      <a:prstGeom prst="straightConnector1">
                        <a:avLst/>
                      </a:prstGeom>
                      <a:ln w="190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33" o:spid="_x0000_s1026" o:spt="32" type="#_x0000_t32" style="position:absolute;left:0pt;margin-left:-0.65pt;margin-top:18.2pt;height:0pt;width:437.25pt;z-index:251660288;mso-width-relative:page;mso-height-relative:page;" filled="f" stroked="t" coordsize="21600,21600" o:gfxdata="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LaqC5rUAAAACAEA&#10;AA8AAAAAAAAAAQAgAAAAIgAAAGRycy9kb3ducmV2LnhtbFBLAQIUABQAAAAIAIdO4kBZJWUt5QEA&#10;APADAAAOAAAAAAAAAAEAIAAAACMBAABkcnMvZTJvRG9jLnhtbFBLBQYAAAAABgAGAFkBAAB6BQAA&#10;AAA=&#10;">
              <v:fill on="f" focussize="0,0"/>
              <v:stroke weight="1.5pt" color="#000000" joinstyle="round"/>
              <v:imagedata o:title=""/>
              <o:lock v:ext="edit" aspectratio="f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4483" w:rsidRDefault="00B94483">
    <w:pPr>
      <w:pStyle w:val="Encabezado"/>
      <w:pBdr>
        <w:bottom w:val="thinThickLargeGap" w:sz="4" w:space="0" w:color="auto"/>
      </w:pBdr>
      <w:ind w:left="48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C91B72"/>
    <w:multiLevelType w:val="singleLevel"/>
    <w:tmpl w:val="98C91B72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2800CC33"/>
    <w:multiLevelType w:val="singleLevel"/>
    <w:tmpl w:val="2800CC33"/>
    <w:lvl w:ilvl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2" w15:restartNumberingAfterBreak="0">
    <w:nsid w:val="46516557"/>
    <w:multiLevelType w:val="multilevel"/>
    <w:tmpl w:val="46516557"/>
    <w:lvl w:ilvl="0">
      <w:start w:val="1"/>
      <w:numFmt w:val="decimal"/>
      <w:pStyle w:val="Ttulo1"/>
      <w:lvlText w:val="%1"/>
      <w:lvlJc w:val="left"/>
      <w:pPr>
        <w:tabs>
          <w:tab w:val="left" w:pos="432"/>
        </w:tabs>
        <w:ind w:left="432" w:hanging="432"/>
      </w:pPr>
      <w:rPr>
        <w:rFonts w:hint="eastAsia"/>
        <w:lang w:eastAsia="zh-CN"/>
      </w:rPr>
    </w:lvl>
    <w:lvl w:ilvl="1">
      <w:start w:val="1"/>
      <w:numFmt w:val="decimal"/>
      <w:pStyle w:val="Ttulo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Ttulo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454325137">
    <w:abstractNumId w:val="2"/>
  </w:num>
  <w:num w:numId="2" w16cid:durableId="1838574727">
    <w:abstractNumId w:val="1"/>
  </w:num>
  <w:num w:numId="3" w16cid:durableId="1216696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420"/>
  <w:hyphenationZone w:val="42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EwNTM5NzYwMDRjMzkwZTVkZjY2ODkwMGIxNGU0OTUifQ=="/>
  </w:docVars>
  <w:rsids>
    <w:rsidRoot w:val="00AB5F54"/>
    <w:rsid w:val="9EDF2B06"/>
    <w:rsid w:val="BFDE7631"/>
    <w:rsid w:val="EF7F6327"/>
    <w:rsid w:val="F39B879A"/>
    <w:rsid w:val="F791015E"/>
    <w:rsid w:val="FAFDBDF4"/>
    <w:rsid w:val="FF670BB9"/>
    <w:rsid w:val="FFBF2937"/>
    <w:rsid w:val="FFCDCCCE"/>
    <w:rsid w:val="000134C3"/>
    <w:rsid w:val="0001360B"/>
    <w:rsid w:val="00032AD1"/>
    <w:rsid w:val="0004695D"/>
    <w:rsid w:val="00047E8D"/>
    <w:rsid w:val="0006761B"/>
    <w:rsid w:val="000A187B"/>
    <w:rsid w:val="000B428E"/>
    <w:rsid w:val="000D5EC9"/>
    <w:rsid w:val="000E6D85"/>
    <w:rsid w:val="00110971"/>
    <w:rsid w:val="00134AD0"/>
    <w:rsid w:val="00140AC9"/>
    <w:rsid w:val="00142C99"/>
    <w:rsid w:val="001707BF"/>
    <w:rsid w:val="0018386F"/>
    <w:rsid w:val="00195AB3"/>
    <w:rsid w:val="001A43DF"/>
    <w:rsid w:val="001C3FC8"/>
    <w:rsid w:val="001F3AB8"/>
    <w:rsid w:val="0022496F"/>
    <w:rsid w:val="00227D83"/>
    <w:rsid w:val="00271621"/>
    <w:rsid w:val="00275882"/>
    <w:rsid w:val="00277F46"/>
    <w:rsid w:val="00281AB9"/>
    <w:rsid w:val="002A1A64"/>
    <w:rsid w:val="002D50C3"/>
    <w:rsid w:val="002F72CA"/>
    <w:rsid w:val="00330AA4"/>
    <w:rsid w:val="00345727"/>
    <w:rsid w:val="003527AF"/>
    <w:rsid w:val="003704ED"/>
    <w:rsid w:val="0039338B"/>
    <w:rsid w:val="003B3F41"/>
    <w:rsid w:val="003D1CE7"/>
    <w:rsid w:val="00454A1E"/>
    <w:rsid w:val="00460051"/>
    <w:rsid w:val="00460EA9"/>
    <w:rsid w:val="00462EF9"/>
    <w:rsid w:val="00496BC2"/>
    <w:rsid w:val="004A2936"/>
    <w:rsid w:val="004C7132"/>
    <w:rsid w:val="004F2BB3"/>
    <w:rsid w:val="0050213E"/>
    <w:rsid w:val="005137F0"/>
    <w:rsid w:val="00515AFC"/>
    <w:rsid w:val="00524861"/>
    <w:rsid w:val="00534242"/>
    <w:rsid w:val="00537C67"/>
    <w:rsid w:val="00552AA9"/>
    <w:rsid w:val="0059196A"/>
    <w:rsid w:val="005B1E14"/>
    <w:rsid w:val="005B665D"/>
    <w:rsid w:val="005C263F"/>
    <w:rsid w:val="005D25A7"/>
    <w:rsid w:val="005F6DC6"/>
    <w:rsid w:val="00612DED"/>
    <w:rsid w:val="00625CEF"/>
    <w:rsid w:val="00626C2D"/>
    <w:rsid w:val="00656983"/>
    <w:rsid w:val="0066393B"/>
    <w:rsid w:val="006670E8"/>
    <w:rsid w:val="00685FA0"/>
    <w:rsid w:val="006D29FA"/>
    <w:rsid w:val="00707DC4"/>
    <w:rsid w:val="00712802"/>
    <w:rsid w:val="00717827"/>
    <w:rsid w:val="007769A7"/>
    <w:rsid w:val="00796510"/>
    <w:rsid w:val="007C3A0E"/>
    <w:rsid w:val="007F0A2A"/>
    <w:rsid w:val="008023E1"/>
    <w:rsid w:val="00815599"/>
    <w:rsid w:val="00816E92"/>
    <w:rsid w:val="00817189"/>
    <w:rsid w:val="00820230"/>
    <w:rsid w:val="00833B62"/>
    <w:rsid w:val="00834D0A"/>
    <w:rsid w:val="00841073"/>
    <w:rsid w:val="00843694"/>
    <w:rsid w:val="008473B4"/>
    <w:rsid w:val="00847EBD"/>
    <w:rsid w:val="00873B96"/>
    <w:rsid w:val="00880A18"/>
    <w:rsid w:val="00891714"/>
    <w:rsid w:val="00896634"/>
    <w:rsid w:val="008C4B63"/>
    <w:rsid w:val="008C5466"/>
    <w:rsid w:val="008C5FB3"/>
    <w:rsid w:val="008D4772"/>
    <w:rsid w:val="008D7A22"/>
    <w:rsid w:val="008F0415"/>
    <w:rsid w:val="008F553E"/>
    <w:rsid w:val="009177DC"/>
    <w:rsid w:val="00920094"/>
    <w:rsid w:val="00932057"/>
    <w:rsid w:val="0093476D"/>
    <w:rsid w:val="00961033"/>
    <w:rsid w:val="00961D15"/>
    <w:rsid w:val="00964C43"/>
    <w:rsid w:val="009736AC"/>
    <w:rsid w:val="009841AB"/>
    <w:rsid w:val="00993FD0"/>
    <w:rsid w:val="009C0E66"/>
    <w:rsid w:val="009D4854"/>
    <w:rsid w:val="009E5614"/>
    <w:rsid w:val="009F620A"/>
    <w:rsid w:val="00A3512C"/>
    <w:rsid w:val="00A37FEE"/>
    <w:rsid w:val="00A50746"/>
    <w:rsid w:val="00A60DC4"/>
    <w:rsid w:val="00A67811"/>
    <w:rsid w:val="00A73B2D"/>
    <w:rsid w:val="00A74845"/>
    <w:rsid w:val="00A74A98"/>
    <w:rsid w:val="00A846CE"/>
    <w:rsid w:val="00A96021"/>
    <w:rsid w:val="00AA2783"/>
    <w:rsid w:val="00AA42AA"/>
    <w:rsid w:val="00AB5F54"/>
    <w:rsid w:val="00AB62FE"/>
    <w:rsid w:val="00AC722E"/>
    <w:rsid w:val="00AD270C"/>
    <w:rsid w:val="00AD6F8A"/>
    <w:rsid w:val="00B60E45"/>
    <w:rsid w:val="00B67082"/>
    <w:rsid w:val="00B833FC"/>
    <w:rsid w:val="00B93F2F"/>
    <w:rsid w:val="00B94483"/>
    <w:rsid w:val="00B95165"/>
    <w:rsid w:val="00BB4CF3"/>
    <w:rsid w:val="00BB64E6"/>
    <w:rsid w:val="00BC078B"/>
    <w:rsid w:val="00BD69E8"/>
    <w:rsid w:val="00BE39AE"/>
    <w:rsid w:val="00BE4C7E"/>
    <w:rsid w:val="00BF266E"/>
    <w:rsid w:val="00C03694"/>
    <w:rsid w:val="00C31649"/>
    <w:rsid w:val="00C41E4E"/>
    <w:rsid w:val="00C75CBC"/>
    <w:rsid w:val="00CD10BD"/>
    <w:rsid w:val="00CE1EB3"/>
    <w:rsid w:val="00CF46AF"/>
    <w:rsid w:val="00CF4B59"/>
    <w:rsid w:val="00CF5706"/>
    <w:rsid w:val="00CF75A6"/>
    <w:rsid w:val="00D173E6"/>
    <w:rsid w:val="00D51CC6"/>
    <w:rsid w:val="00D606EA"/>
    <w:rsid w:val="00D9248B"/>
    <w:rsid w:val="00DC752D"/>
    <w:rsid w:val="00DD73DF"/>
    <w:rsid w:val="00DE512E"/>
    <w:rsid w:val="00E10D8B"/>
    <w:rsid w:val="00E12AC9"/>
    <w:rsid w:val="00E1369B"/>
    <w:rsid w:val="00E14AC1"/>
    <w:rsid w:val="00E51563"/>
    <w:rsid w:val="00E63825"/>
    <w:rsid w:val="00E6536A"/>
    <w:rsid w:val="00E73C74"/>
    <w:rsid w:val="00EA17BE"/>
    <w:rsid w:val="00EB3173"/>
    <w:rsid w:val="00EC4A5C"/>
    <w:rsid w:val="00EC6004"/>
    <w:rsid w:val="00ED6B96"/>
    <w:rsid w:val="00F14778"/>
    <w:rsid w:val="00F16FF0"/>
    <w:rsid w:val="00F251CA"/>
    <w:rsid w:val="00F33E00"/>
    <w:rsid w:val="00F50638"/>
    <w:rsid w:val="00F5446A"/>
    <w:rsid w:val="00F669F4"/>
    <w:rsid w:val="00F90481"/>
    <w:rsid w:val="00F91646"/>
    <w:rsid w:val="00FC0152"/>
    <w:rsid w:val="00FF0A3B"/>
    <w:rsid w:val="014C455D"/>
    <w:rsid w:val="02781880"/>
    <w:rsid w:val="030E0178"/>
    <w:rsid w:val="05A20BE3"/>
    <w:rsid w:val="07124C61"/>
    <w:rsid w:val="07811043"/>
    <w:rsid w:val="0E7C2FA3"/>
    <w:rsid w:val="100B3FF7"/>
    <w:rsid w:val="10227809"/>
    <w:rsid w:val="14587D32"/>
    <w:rsid w:val="162B77E9"/>
    <w:rsid w:val="16EC4928"/>
    <w:rsid w:val="17E34B16"/>
    <w:rsid w:val="186201AC"/>
    <w:rsid w:val="18692811"/>
    <w:rsid w:val="18B65329"/>
    <w:rsid w:val="19D44ED5"/>
    <w:rsid w:val="1A056AB6"/>
    <w:rsid w:val="1B724A8D"/>
    <w:rsid w:val="20EB0691"/>
    <w:rsid w:val="21A47E8B"/>
    <w:rsid w:val="22223B38"/>
    <w:rsid w:val="22CB1BF7"/>
    <w:rsid w:val="23AB7757"/>
    <w:rsid w:val="244A1B8F"/>
    <w:rsid w:val="26F715C0"/>
    <w:rsid w:val="275E7E8A"/>
    <w:rsid w:val="28F43381"/>
    <w:rsid w:val="291D1ABA"/>
    <w:rsid w:val="291E6775"/>
    <w:rsid w:val="2B1F1083"/>
    <w:rsid w:val="2CB43679"/>
    <w:rsid w:val="30A41DEB"/>
    <w:rsid w:val="336269A4"/>
    <w:rsid w:val="33F15470"/>
    <w:rsid w:val="344C5969"/>
    <w:rsid w:val="3590319C"/>
    <w:rsid w:val="35E5467A"/>
    <w:rsid w:val="37F258D5"/>
    <w:rsid w:val="383D65C7"/>
    <w:rsid w:val="385947EC"/>
    <w:rsid w:val="386A0474"/>
    <w:rsid w:val="386D52F6"/>
    <w:rsid w:val="39893797"/>
    <w:rsid w:val="3A014007"/>
    <w:rsid w:val="3A0271E5"/>
    <w:rsid w:val="3B263FF3"/>
    <w:rsid w:val="3C9074B5"/>
    <w:rsid w:val="3CC444F3"/>
    <w:rsid w:val="3FDDC182"/>
    <w:rsid w:val="432C1345"/>
    <w:rsid w:val="43D507BC"/>
    <w:rsid w:val="44CA7669"/>
    <w:rsid w:val="45EF52CA"/>
    <w:rsid w:val="45F62DEA"/>
    <w:rsid w:val="469F2D96"/>
    <w:rsid w:val="47285700"/>
    <w:rsid w:val="49A64783"/>
    <w:rsid w:val="4B5A112C"/>
    <w:rsid w:val="4E716C3C"/>
    <w:rsid w:val="529F291F"/>
    <w:rsid w:val="53A83D30"/>
    <w:rsid w:val="57E71002"/>
    <w:rsid w:val="57ED6BB9"/>
    <w:rsid w:val="58EE2B2A"/>
    <w:rsid w:val="59575E3C"/>
    <w:rsid w:val="597DE0BA"/>
    <w:rsid w:val="5E7713EA"/>
    <w:rsid w:val="5EEE71DC"/>
    <w:rsid w:val="5FD98ADB"/>
    <w:rsid w:val="633769AD"/>
    <w:rsid w:val="635B6572"/>
    <w:rsid w:val="64E81EDD"/>
    <w:rsid w:val="64F10C4A"/>
    <w:rsid w:val="657B402C"/>
    <w:rsid w:val="659151DF"/>
    <w:rsid w:val="6B996079"/>
    <w:rsid w:val="6CFE3216"/>
    <w:rsid w:val="6ECE5191"/>
    <w:rsid w:val="6EF8270A"/>
    <w:rsid w:val="706F0416"/>
    <w:rsid w:val="714724B1"/>
    <w:rsid w:val="759202F7"/>
    <w:rsid w:val="77770AF7"/>
    <w:rsid w:val="77D63658"/>
    <w:rsid w:val="78C80335"/>
    <w:rsid w:val="791D1DF0"/>
    <w:rsid w:val="798B12A8"/>
    <w:rsid w:val="7A5327E5"/>
    <w:rsid w:val="7C4FCB19"/>
    <w:rsid w:val="7CFBB167"/>
    <w:rsid w:val="7F3D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96C33E5"/>
  <w15:docId w15:val="{58AB79EE-DBDB-42FC-82CD-FE45F9FCE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4"/>
      <w:szCs w:val="24"/>
    </w:rPr>
  </w:style>
  <w:style w:type="paragraph" w:styleId="Ttulo1">
    <w:name w:val="heading 1"/>
    <w:basedOn w:val="Normal"/>
    <w:next w:val="Textoindependienteprimerasangra"/>
    <w:link w:val="Ttulo1Car"/>
    <w:qFormat/>
    <w:pPr>
      <w:keepNext/>
      <w:keepLines/>
      <w:pageBreakBefore/>
      <w:widowControl w:val="0"/>
      <w:numPr>
        <w:numId w:val="1"/>
      </w:numPr>
      <w:spacing w:before="240" w:after="240"/>
      <w:jc w:val="both"/>
      <w:outlineLvl w:val="0"/>
    </w:pPr>
    <w:rPr>
      <w:rFonts w:eastAsia="Shruti" w:cs="Times New Roman"/>
      <w:b/>
      <w:bCs/>
      <w:kern w:val="44"/>
      <w:sz w:val="44"/>
      <w:szCs w:val="44"/>
    </w:rPr>
  </w:style>
  <w:style w:type="paragraph" w:styleId="Ttulo2">
    <w:name w:val="heading 2"/>
    <w:basedOn w:val="2"/>
    <w:next w:val="Textoindependienteprimerasangra"/>
    <w:link w:val="Ttulo2Car"/>
    <w:unhideWhenUsed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eastAsia="Shruti"/>
      <w:b/>
      <w:bCs/>
      <w:kern w:val="2"/>
      <w:sz w:val="32"/>
      <w:szCs w:val="32"/>
    </w:rPr>
  </w:style>
  <w:style w:type="paragraph" w:styleId="Ttulo3">
    <w:name w:val="heading 3"/>
    <w:basedOn w:val="Normal"/>
    <w:next w:val="Textoindependienteprimerasangra"/>
    <w:link w:val="Ttulo3Car"/>
    <w:unhideWhenUsed/>
    <w:qFormat/>
    <w:pPr>
      <w:keepNext/>
      <w:keepLines/>
      <w:widowControl w:val="0"/>
      <w:numPr>
        <w:ilvl w:val="2"/>
        <w:numId w:val="1"/>
      </w:numPr>
      <w:spacing w:before="240" w:after="200"/>
      <w:jc w:val="both"/>
      <w:outlineLvl w:val="2"/>
    </w:pPr>
    <w:rPr>
      <w:rFonts w:eastAsia="Shruti" w:cs="Times New Roman"/>
      <w:b/>
      <w:bCs/>
      <w:kern w:val="2"/>
      <w:sz w:val="30"/>
      <w:szCs w:val="32"/>
    </w:rPr>
  </w:style>
  <w:style w:type="paragraph" w:styleId="Ttulo4">
    <w:name w:val="heading 4"/>
    <w:basedOn w:val="Normal"/>
    <w:next w:val="Normal"/>
    <w:link w:val="Ttulo4Car"/>
    <w:unhideWhenUsed/>
    <w:qFormat/>
    <w:pPr>
      <w:keepNext/>
      <w:keepLines/>
      <w:spacing w:before="280" w:after="290" w:line="372" w:lineRule="auto"/>
      <w:outlineLvl w:val="3"/>
    </w:pPr>
    <w:rPr>
      <w:rFonts w:ascii="Arial" w:eastAsia="SimHei" w:hAnsi="Arial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primerasangra">
    <w:name w:val="Body Text First Indent"/>
    <w:basedOn w:val="Textoindependiente"/>
    <w:link w:val="TextoindependienteprimerasangraCar"/>
    <w:qFormat/>
    <w:pPr>
      <w:spacing w:after="0"/>
      <w:ind w:firstLineChars="200" w:firstLine="200"/>
    </w:pPr>
    <w:rPr>
      <w:rFonts w:cs="Times New Roman"/>
    </w:rPr>
  </w:style>
  <w:style w:type="paragraph" w:styleId="Textoindependiente">
    <w:name w:val="Body Text"/>
    <w:basedOn w:val="Normal"/>
    <w:link w:val="TextoindependienteCar"/>
    <w:unhideWhenUsed/>
    <w:qFormat/>
    <w:pPr>
      <w:spacing w:after="120"/>
    </w:pPr>
  </w:style>
  <w:style w:type="paragraph" w:customStyle="1" w:styleId="2">
    <w:name w:val="正文2"/>
    <w:basedOn w:val="Normal"/>
    <w:qFormat/>
    <w:pPr>
      <w:ind w:firstLine="420"/>
    </w:pPr>
    <w:rPr>
      <w:rFonts w:cs="Times New Roman"/>
    </w:rPr>
  </w:style>
  <w:style w:type="paragraph" w:styleId="TDC7">
    <w:name w:val="toc 7"/>
    <w:basedOn w:val="Normal"/>
    <w:next w:val="Normal"/>
    <w:uiPriority w:val="39"/>
    <w:unhideWhenUsed/>
    <w:qFormat/>
    <w:pPr>
      <w:widowControl w:val="0"/>
      <w:ind w:leftChars="1200" w:left="2520"/>
      <w:jc w:val="both"/>
    </w:pPr>
    <w:rPr>
      <w:kern w:val="2"/>
      <w:sz w:val="21"/>
      <w:szCs w:val="22"/>
    </w:rPr>
  </w:style>
  <w:style w:type="paragraph" w:styleId="Sangranormal">
    <w:name w:val="Normal Indent"/>
    <w:basedOn w:val="Normal"/>
    <w:qFormat/>
    <w:pPr>
      <w:widowControl w:val="0"/>
      <w:tabs>
        <w:tab w:val="left" w:pos="425"/>
        <w:tab w:val="left" w:pos="851"/>
      </w:tabs>
      <w:spacing w:line="300" w:lineRule="auto"/>
      <w:ind w:firstLine="425"/>
      <w:jc w:val="both"/>
    </w:pPr>
    <w:rPr>
      <w:rFonts w:cs="Times New Roman"/>
      <w:kern w:val="2"/>
      <w:sz w:val="21"/>
      <w:szCs w:val="20"/>
    </w:rPr>
  </w:style>
  <w:style w:type="paragraph" w:styleId="Mapadeldocumento">
    <w:name w:val="Document Map"/>
    <w:basedOn w:val="Normal"/>
    <w:link w:val="MapadeldocumentoCar"/>
    <w:qFormat/>
    <w:rPr>
      <w:rFonts w:ascii="SimSun" w:eastAsia="SimSun"/>
      <w:sz w:val="18"/>
      <w:szCs w:val="18"/>
    </w:rPr>
  </w:style>
  <w:style w:type="paragraph" w:styleId="TDC5">
    <w:name w:val="toc 5"/>
    <w:basedOn w:val="Normal"/>
    <w:next w:val="Normal"/>
    <w:uiPriority w:val="39"/>
    <w:unhideWhenUsed/>
    <w:qFormat/>
    <w:pPr>
      <w:widowControl w:val="0"/>
      <w:ind w:leftChars="800" w:left="1680"/>
      <w:jc w:val="both"/>
    </w:pPr>
    <w:rPr>
      <w:kern w:val="2"/>
      <w:sz w:val="21"/>
      <w:szCs w:val="22"/>
    </w:rPr>
  </w:style>
  <w:style w:type="paragraph" w:styleId="TDC3">
    <w:name w:val="toc 3"/>
    <w:basedOn w:val="Normal"/>
    <w:next w:val="Normal"/>
    <w:uiPriority w:val="39"/>
    <w:qFormat/>
    <w:pPr>
      <w:ind w:left="480"/>
    </w:pPr>
    <w:rPr>
      <w:rFonts w:ascii="Times New Roman" w:hAnsi="Times New Roman" w:cs="Times New Roman"/>
      <w:i/>
      <w:iCs/>
      <w:sz w:val="20"/>
      <w:szCs w:val="20"/>
    </w:rPr>
  </w:style>
  <w:style w:type="paragraph" w:styleId="TDC8">
    <w:name w:val="toc 8"/>
    <w:basedOn w:val="Normal"/>
    <w:next w:val="Normal"/>
    <w:uiPriority w:val="39"/>
    <w:unhideWhenUsed/>
    <w:qFormat/>
    <w:pPr>
      <w:widowControl w:val="0"/>
      <w:ind w:leftChars="1400" w:left="2940"/>
      <w:jc w:val="both"/>
    </w:pPr>
    <w:rPr>
      <w:kern w:val="2"/>
      <w:sz w:val="21"/>
      <w:szCs w:val="22"/>
    </w:rPr>
  </w:style>
  <w:style w:type="paragraph" w:styleId="Textodeglobo">
    <w:name w:val="Balloon Text"/>
    <w:basedOn w:val="Normal"/>
    <w:link w:val="TextodegloboCar"/>
    <w:qFormat/>
    <w:rPr>
      <w:sz w:val="18"/>
      <w:szCs w:val="18"/>
    </w:rPr>
  </w:style>
  <w:style w:type="paragraph" w:styleId="Piedepgina">
    <w:name w:val="footer"/>
    <w:basedOn w:val="Normal"/>
    <w:link w:val="PiedepginaCar"/>
    <w:qFormat/>
    <w:pPr>
      <w:tabs>
        <w:tab w:val="center" w:pos="4153"/>
        <w:tab w:val="right" w:pos="8306"/>
      </w:tabs>
      <w:snapToGrid w:val="0"/>
    </w:pPr>
    <w:rPr>
      <w:rFonts w:cs="Times New Roman"/>
      <w:kern w:val="2"/>
      <w:sz w:val="18"/>
      <w:szCs w:val="18"/>
    </w:rPr>
  </w:style>
  <w:style w:type="paragraph" w:styleId="Encabezado">
    <w:name w:val="header"/>
    <w:basedOn w:val="Normal"/>
    <w:link w:val="EncabezadoC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sz w:val="18"/>
      <w:szCs w:val="18"/>
    </w:rPr>
  </w:style>
  <w:style w:type="paragraph" w:styleId="TDC1">
    <w:name w:val="toc 1"/>
    <w:basedOn w:val="Normal"/>
    <w:next w:val="Normal"/>
    <w:uiPriority w:val="39"/>
    <w:qFormat/>
    <w:pPr>
      <w:spacing w:before="120" w:after="120"/>
    </w:pPr>
    <w:rPr>
      <w:rFonts w:ascii="Times New Roman" w:hAnsi="Times New Roman" w:cs="Times New Roman"/>
      <w:b/>
      <w:bCs/>
      <w:caps/>
      <w:sz w:val="20"/>
      <w:szCs w:val="20"/>
    </w:rPr>
  </w:style>
  <w:style w:type="paragraph" w:styleId="TDC4">
    <w:name w:val="toc 4"/>
    <w:basedOn w:val="Normal"/>
    <w:next w:val="Normal"/>
    <w:uiPriority w:val="39"/>
    <w:unhideWhenUsed/>
    <w:qFormat/>
    <w:pPr>
      <w:widowControl w:val="0"/>
      <w:ind w:leftChars="600" w:left="1260"/>
      <w:jc w:val="both"/>
    </w:pPr>
    <w:rPr>
      <w:kern w:val="2"/>
      <w:sz w:val="21"/>
      <w:szCs w:val="22"/>
    </w:rPr>
  </w:style>
  <w:style w:type="paragraph" w:styleId="TDC6">
    <w:name w:val="toc 6"/>
    <w:basedOn w:val="Normal"/>
    <w:next w:val="Normal"/>
    <w:uiPriority w:val="39"/>
    <w:unhideWhenUsed/>
    <w:qFormat/>
    <w:pPr>
      <w:widowControl w:val="0"/>
      <w:ind w:leftChars="1000" w:left="2100"/>
      <w:jc w:val="both"/>
    </w:pPr>
    <w:rPr>
      <w:kern w:val="2"/>
      <w:sz w:val="21"/>
      <w:szCs w:val="22"/>
    </w:rPr>
  </w:style>
  <w:style w:type="paragraph" w:styleId="TDC2">
    <w:name w:val="toc 2"/>
    <w:basedOn w:val="Normal"/>
    <w:next w:val="Normal"/>
    <w:uiPriority w:val="39"/>
    <w:qFormat/>
    <w:pPr>
      <w:ind w:left="240"/>
    </w:pPr>
    <w:rPr>
      <w:rFonts w:ascii="Times New Roman" w:hAnsi="Times New Roman" w:cs="Times New Roman"/>
      <w:smallCaps/>
      <w:sz w:val="20"/>
      <w:szCs w:val="20"/>
    </w:rPr>
  </w:style>
  <w:style w:type="paragraph" w:styleId="TDC9">
    <w:name w:val="toc 9"/>
    <w:basedOn w:val="Normal"/>
    <w:next w:val="Normal"/>
    <w:uiPriority w:val="39"/>
    <w:unhideWhenUsed/>
    <w:qFormat/>
    <w:pPr>
      <w:widowControl w:val="0"/>
      <w:ind w:leftChars="1600" w:left="3360"/>
      <w:jc w:val="both"/>
    </w:pPr>
    <w:rPr>
      <w:kern w:val="2"/>
      <w:sz w:val="21"/>
      <w:szCs w:val="22"/>
    </w:rPr>
  </w:style>
  <w:style w:type="paragraph" w:styleId="HTMLconformatoprevio">
    <w:name w:val="HTML Preformatted"/>
    <w:basedOn w:val="Normal"/>
    <w:link w:val="HTMLconformatoprevioC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eastAsia="SimSun" w:hAnsi="SimSun" w:cs="Times New Roman" w:hint="eastAsia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>
      <w:rFonts w:cs="Times New Roman"/>
    </w:rPr>
  </w:style>
  <w:style w:type="table" w:styleId="Tablaconcuadrcula">
    <w:name w:val="Table Grid"/>
    <w:basedOn w:val="Tabla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Pr>
      <w:b/>
    </w:rPr>
  </w:style>
  <w:style w:type="character" w:styleId="Nmerodepgina">
    <w:name w:val="page number"/>
    <w:basedOn w:val="Fuentedeprrafopredeter"/>
    <w:qFormat/>
  </w:style>
  <w:style w:type="character" w:styleId="Hipervnculo">
    <w:name w:val="Hyperlink"/>
    <w:uiPriority w:val="99"/>
    <w:qFormat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qFormat/>
    <w:rPr>
      <w:rFonts w:eastAsia="Shruti" w:cs="Times New Roman"/>
      <w:b/>
      <w:bCs/>
      <w:kern w:val="44"/>
      <w:sz w:val="44"/>
      <w:szCs w:val="44"/>
    </w:rPr>
  </w:style>
  <w:style w:type="character" w:customStyle="1" w:styleId="Ttulo2Car">
    <w:name w:val="Título 2 Car"/>
    <w:basedOn w:val="Fuentedeprrafopredeter"/>
    <w:link w:val="Ttulo2"/>
    <w:qFormat/>
    <w:rPr>
      <w:rFonts w:eastAsia="Shruti" w:cs="Times New Roman"/>
      <w:b/>
      <w:bCs/>
      <w:sz w:val="32"/>
      <w:szCs w:val="32"/>
    </w:rPr>
  </w:style>
  <w:style w:type="character" w:customStyle="1" w:styleId="Ttulo3Car">
    <w:name w:val="Título 3 Car"/>
    <w:basedOn w:val="Fuentedeprrafopredeter"/>
    <w:link w:val="Ttulo3"/>
    <w:qFormat/>
    <w:rPr>
      <w:rFonts w:eastAsia="Shruti" w:cs="Times New Roman"/>
      <w:b/>
      <w:bCs/>
      <w:sz w:val="30"/>
      <w:szCs w:val="32"/>
    </w:rPr>
  </w:style>
  <w:style w:type="character" w:customStyle="1" w:styleId="Ttulo4Car">
    <w:name w:val="Título 4 Car"/>
    <w:basedOn w:val="Fuentedeprrafopredeter"/>
    <w:link w:val="Ttulo4"/>
    <w:qFormat/>
    <w:rPr>
      <w:rFonts w:ascii="Arial" w:eastAsia="SimHei" w:hAnsi="Arial"/>
      <w:b/>
      <w:kern w:val="0"/>
      <w:sz w:val="28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qFormat/>
    <w:rPr>
      <w:kern w:val="0"/>
      <w:sz w:val="24"/>
      <w:szCs w:val="24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qFormat/>
    <w:rPr>
      <w:rFonts w:cs="Times New Roman"/>
      <w:kern w:val="0"/>
      <w:sz w:val="24"/>
      <w:szCs w:val="24"/>
    </w:rPr>
  </w:style>
  <w:style w:type="character" w:customStyle="1" w:styleId="MapadeldocumentoCar">
    <w:name w:val="Mapa del documento Car"/>
    <w:basedOn w:val="Fuentedeprrafopredeter"/>
    <w:link w:val="Mapadeldocumento"/>
    <w:qFormat/>
    <w:rPr>
      <w:rFonts w:ascii="SimSun" w:eastAsia="SimSun"/>
      <w:kern w:val="0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qFormat/>
    <w:rPr>
      <w:kern w:val="0"/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qFormat/>
    <w:rPr>
      <w:rFonts w:cs="Times New Roman"/>
      <w:sz w:val="18"/>
      <w:szCs w:val="18"/>
    </w:rPr>
  </w:style>
  <w:style w:type="character" w:customStyle="1" w:styleId="EncabezadoCar">
    <w:name w:val="Encabezado Car"/>
    <w:basedOn w:val="Fuentedeprrafopredeter"/>
    <w:link w:val="Encabezado"/>
    <w:qFormat/>
    <w:rPr>
      <w:rFonts w:cs="Times New Roman"/>
      <w:kern w:val="0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qFormat/>
    <w:rPr>
      <w:rFonts w:ascii="SimSun" w:eastAsia="SimSun" w:hAnsi="SimSun" w:cs="Times New Roman"/>
      <w:kern w:val="0"/>
      <w:sz w:val="24"/>
      <w:szCs w:val="24"/>
    </w:rPr>
  </w:style>
  <w:style w:type="paragraph" w:customStyle="1" w:styleId="a">
    <w:name w:val="项目名称"/>
    <w:basedOn w:val="Normal"/>
    <w:qFormat/>
    <w:pPr>
      <w:ind w:left="883" w:right="240" w:hanging="883"/>
      <w:jc w:val="center"/>
    </w:pPr>
    <w:rPr>
      <w:rFonts w:ascii="Shruti" w:eastAsia="Shruti" w:hAnsi="Shruti" w:cs="Shruti"/>
      <w:b/>
      <w:bCs/>
      <w:sz w:val="44"/>
      <w:szCs w:val="20"/>
    </w:rPr>
  </w:style>
  <w:style w:type="paragraph" w:customStyle="1" w:styleId="a0">
    <w:name w:val="突出字体"/>
    <w:basedOn w:val="Normal"/>
    <w:qFormat/>
    <w:pPr>
      <w:ind w:right="238"/>
      <w:jc w:val="center"/>
    </w:pPr>
    <w:rPr>
      <w:rFonts w:ascii="Shruti" w:eastAsia="Shruti" w:hAnsi="Shruti" w:cs="Shruti"/>
      <w:b/>
      <w:bCs/>
      <w:sz w:val="36"/>
      <w:szCs w:val="20"/>
    </w:rPr>
  </w:style>
  <w:style w:type="paragraph" w:customStyle="1" w:styleId="a1">
    <w:name w:val="表格首行"/>
    <w:basedOn w:val="Normal"/>
    <w:qFormat/>
    <w:pPr>
      <w:jc w:val="center"/>
    </w:pPr>
    <w:rPr>
      <w:rFonts w:ascii="Shruti" w:hAnsi="Shruti" w:cs="Times New Roman"/>
    </w:rPr>
  </w:style>
  <w:style w:type="paragraph" w:customStyle="1" w:styleId="a2">
    <w:name w:val="表格正文"/>
    <w:basedOn w:val="Normal"/>
    <w:qFormat/>
    <w:pPr>
      <w:snapToGrid w:val="0"/>
      <w:spacing w:line="300" w:lineRule="auto"/>
    </w:pPr>
  </w:style>
  <w:style w:type="paragraph" w:customStyle="1" w:styleId="1">
    <w:name w:val="修订1"/>
    <w:hidden/>
    <w:uiPriority w:val="99"/>
    <w:semiHidden/>
    <w:qFormat/>
    <w:rPr>
      <w:rFonts w:asciiTheme="minorHAnsi" w:eastAsiaTheme="minorEastAsia" w:hAnsiTheme="minorHAnsi" w:cstheme="minorBidi"/>
      <w:sz w:val="24"/>
      <w:szCs w:val="24"/>
    </w:rPr>
  </w:style>
  <w:style w:type="character" w:customStyle="1" w:styleId="10">
    <w:name w:val="未处理的提及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0">
    <w:name w:val="未处理的提及2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hyperlink" Target="http://bpm.roamwifi.com/connector_login/login" TargetMode="External"/><Relationship Id="rId3" Type="http://schemas.openxmlformats.org/officeDocument/2006/relationships/numbering" Target="numbering.xml"/><Relationship Id="rId21" Type="http://schemas.openxmlformats.org/officeDocument/2006/relationships/footer" Target="footer4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://img.roamwifi.com/phoneImage/202009//64690236-0588-4bd8-a155-a2024e1ce47f.jpg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hyperlink" Target="http://img.roamwifi.com/phoneImage/202507//0579a6a0-2fb6-4e2c-9154-c05acf003e03.jpg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CF56231-95E2-47EA-BFCD-074CEF19FD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162</Pages>
  <Words>17994</Words>
  <Characters>98971</Characters>
  <Application>Microsoft Office Word</Application>
  <DocSecurity>0</DocSecurity>
  <Lines>824</Lines>
  <Paragraphs>233</Paragraphs>
  <ScaleCrop>false</ScaleCrop>
  <Company>Microsoft</Company>
  <LinksUpToDate>false</LinksUpToDate>
  <CharactersWithSpaces>116732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国坤 刘</dc:creator>
  <cp:lastModifiedBy>Leonardo Stallocca</cp:lastModifiedBy>
  <cp:revision>2</cp:revision>
  <dcterms:created xsi:type="dcterms:W3CDTF">2026-05-15T13:47:00Z</dcterms:created>
  <dcterms:modified xsi:type="dcterms:W3CDTF">2026-05-15T13:47:00Z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22C4EF5A14124DA18E58B1CD8C312648_13</vt:lpwstr>
  </property>
  <property fmtid="{D5CDD505-2E9C-101B-9397-08002B2CF9AE}" pid="4" name="KSOTemplateDocerSaveRecord">
    <vt:lpwstr>eyJoZGlkIjoiMzEwNTM5NzYwMDRjMzkwZTVkZjY2ODkwMGIxNGU0OTUiLCJ1c2VySWQiOiIxMDAxOTg4MzMyIn0=</vt:lpwstr>
  </property>
</Properties>
</file>